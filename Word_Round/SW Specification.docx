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185E3" w14:textId="77777777" w:rsidR="001C73BC" w:rsidRDefault="00000000">
      <w:pPr>
        <w:pStyle w:val="Title"/>
        <w:divId w:val="1"/>
      </w:pPr>
      <w:r>
        <w:t>SW Specification</w:t>
      </w:r>
    </w:p>
    <w:p w14:paraId="72BA3D8A" w14:textId="77777777" w:rsidR="001C73BC" w:rsidRDefault="00000000">
      <w:pPr>
        <w:divId w:val="2"/>
      </w:pPr>
      <w:r>
        <w:t>​​</w:t>
      </w:r>
    </w:p>
    <w:p w14:paraId="6DD7BC6F" w14:textId="77777777" w:rsidR="001C73BC" w:rsidRDefault="00000000">
      <w:pPr>
        <w:divId w:val="3"/>
      </w:pPr>
      <w:r>
        <w:t>​​</w:t>
      </w:r>
    </w:p>
    <w:sdt>
      <w:sdtPr>
        <w:alias w:val="Work Item"/>
        <w:tag w:val="workItem"/>
        <w:id w:val="1714608966"/>
        <w:lock w:val="sdtLocked"/>
      </w:sdtPr>
      <w:sdtContent>
        <w:p w14:paraId="0864DE59" w14:textId="77777777" w:rsidR="001C73BC" w:rsidRDefault="00000000">
          <w:sdt>
            <w:sdtPr>
              <w:rPr>
                <w:vanish/>
              </w:rPr>
              <w:tag w:val="id"/>
              <w:id w:val="-1394194449"/>
              <w:text w:multiLine="1"/>
            </w:sdtPr>
            <w:sdtContent>
              <w:r>
                <w:rPr>
                  <w:vanish/>
                </w:rPr>
                <w:t>PDPXMT/PDPXMT-29442</w:t>
              </w:r>
            </w:sdtContent>
          </w:sdt>
          <w:sdt>
            <w:sdtPr>
              <w:tag w:val="fields"/>
              <w:id w:val="-1727520136"/>
              <w:lock w:val="sdtContentLocked"/>
            </w:sdtPr>
            <w:sdtContent>
              <w:sdt>
                <w:sdtPr>
                  <w:alias w:val="ID"/>
                  <w:tag w:val="id"/>
                  <w:id w:val="45343593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PDPXMT-29442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sdt>
            <w:sdtPr>
              <w:tag w:val="fields"/>
              <w:id w:val="-477698424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742249452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Request Approval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1134759260"/>
        <w:lock w:val="sdtLocked"/>
      </w:sdtPr>
      <w:sdtContent>
        <w:p w14:paraId="20B29EBA" w14:textId="77777777" w:rsidR="001C73BC" w:rsidRDefault="00000000">
          <w:sdt>
            <w:sdtPr>
              <w:rPr>
                <w:vanish/>
              </w:rPr>
              <w:tag w:val="id"/>
              <w:id w:val="1836180346"/>
              <w:text w:multiLine="1"/>
            </w:sdtPr>
            <w:sdtContent>
              <w:r>
                <w:rPr>
                  <w:vanish/>
                </w:rPr>
                <w:t>PDPXMT/PDPXMT-29443</w:t>
              </w:r>
            </w:sdtContent>
          </w:sdt>
          <w:sdt>
            <w:sdtPr>
              <w:tag w:val="fields"/>
              <w:id w:val="1866018804"/>
              <w:lock w:val="sdtContentLocked"/>
            </w:sdtPr>
            <w:sdtContent>
              <w:sdt>
                <w:sdtPr>
                  <w:alias w:val="ID"/>
                  <w:tag w:val="id"/>
                  <w:id w:val="619189814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PDPXMT-29443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sdt>
            <w:sdtPr>
              <w:tag w:val="fields"/>
              <w:id w:val="-1641883572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231309861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2104448410"/>
        <w:lock w:val="sdtLocked"/>
      </w:sdtPr>
      <w:sdtContent>
        <w:p w14:paraId="7F80075B" w14:textId="77777777" w:rsidR="001C73BC" w:rsidRDefault="00000000">
          <w:sdt>
            <w:sdtPr>
              <w:rPr>
                <w:vanish/>
              </w:rPr>
              <w:tag w:val="id"/>
              <w:id w:val="-604961442"/>
              <w:text w:multiLine="1"/>
            </w:sdtPr>
            <w:sdtContent>
              <w:r>
                <w:rPr>
                  <w:vanish/>
                </w:rPr>
                <w:t>PDPXMT/PDPXMT-29444</w:t>
              </w:r>
            </w:sdtContent>
          </w:sdt>
          <w:sdt>
            <w:sdtPr>
              <w:tag w:val="fields"/>
              <w:id w:val="793176286"/>
              <w:lock w:val="sdtContentLocked"/>
            </w:sdtPr>
            <w:sdtContent>
              <w:sdt>
                <w:sdtPr>
                  <w:alias w:val="ID"/>
                  <w:tag w:val="id"/>
                  <w:id w:val="1014806961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PDPXMT-29444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</w:t>
          </w:r>
          <w:sdt>
            <w:sdtPr>
              <w:tag w:val="fields"/>
              <w:id w:val="1350524816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32412215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Request Approval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sdt>
      <w:sdtPr>
        <w:alias w:val="Work Item"/>
        <w:tag w:val="workItem"/>
        <w:id w:val="-995725032"/>
        <w:lock w:val="sdtLocked"/>
      </w:sdtPr>
      <w:sdtContent>
        <w:p w14:paraId="6DA71A54" w14:textId="782DDC13" w:rsidR="001C73BC" w:rsidRDefault="00000000">
          <w:sdt>
            <w:sdtPr>
              <w:rPr>
                <w:vanish/>
              </w:rPr>
              <w:tag w:val="id"/>
              <w:id w:val="1467094277"/>
              <w:text w:multiLine="1"/>
            </w:sdtPr>
            <w:sdtContent>
              <w:r>
                <w:rPr>
                  <w:vanish/>
                </w:rPr>
                <w:t>PDPXMT/PDPXMT-29445</w:t>
              </w:r>
            </w:sdtContent>
          </w:sdt>
          <w:sdt>
            <w:sdtPr>
              <w:tag w:val="fields"/>
              <w:id w:val="1949503594"/>
              <w:lock w:val="sdtContentLocked"/>
            </w:sdtPr>
            <w:sdtContent>
              <w:sdt>
                <w:sdtPr>
                  <w:alias w:val="ID"/>
                  <w:tag w:val="id"/>
                  <w:id w:val="-1460033282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PDPXMT-29445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hello </w:t>
          </w:r>
          <w:ins w:id="0" w:author="Author">
            <w:r w:rsidR="00546B4E">
              <w:t xml:space="preserve">ZZZZZZZZ </w:t>
            </w:r>
          </w:ins>
          <w:r>
            <w:t xml:space="preserve">hello </w:t>
          </w:r>
          <w:hyperlink r:id="rId10" w:anchor="/project/PDPXMT/wiki/SW/SW%20Specification?selection=PDPXMT-29446" w:history="1">
            <w:sdt>
              <w:sdtPr>
                <w:tag w:val="linkId"/>
                <w:id w:val="2021856"/>
              </w:sdtPr>
              <w:sdtContent>
                <w:r w:rsidR="001C73BC">
                  <w:rPr>
                    <w:vanish/>
                  </w:rPr>
                  <w:t>1</w:t>
                </w:r>
              </w:sdtContent>
            </w:sdt>
            <w:r w:rsidR="001C73BC">
              <w:rPr>
                <w:noProof/>
                <w:u w:val="dotted"/>
              </w:rPr>
              <w:drawing>
                <wp:inline distT="0" distB="0" distL="0" distR="0" wp14:anchorId="63CDEBB7" wp14:editId="6DD8A8EA">
                  <wp:extent cx="152400" cy="152400"/>
                  <wp:effectExtent l="0" t="0" r="0" b="0"/>
                  <wp:docPr id="1" name="variation_alternativ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ariation_alternative.gif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73BC">
              <w:rPr>
                <w:u w:val="dotted"/>
              </w:rPr>
              <w:t>PDPXMT-29446- SW_Main</w:t>
            </w:r>
          </w:hyperlink>
          <w:r>
            <w:t xml:space="preserve"> and this param</w:t>
          </w:r>
          <w:hyperlink r:id="rId12" w:anchor="/project/PDPXMT/wiki/SW/SW%20Specification?selection=PDPXMT-29448" w:history="1">
            <w:sdt>
              <w:sdtPr>
                <w:tag w:val="linkId"/>
                <w:id w:val="-1008907680"/>
              </w:sdtPr>
              <w:sdtContent>
                <w:r w:rsidR="001C73BC">
                  <w:rPr>
                    <w:vanish/>
                  </w:rPr>
                  <w:t>2</w:t>
                </w:r>
              </w:sdtContent>
            </w:sdt>
            <w:r w:rsidR="001C73BC">
              <w:rPr>
                <w:noProof/>
                <w:u w:val="dotted"/>
              </w:rPr>
              <w:drawing>
                <wp:inline distT="0" distB="0" distL="0" distR="0" wp14:anchorId="2BD50641" wp14:editId="265DBF29">
                  <wp:extent cx="152400" cy="152400"/>
                  <wp:effectExtent l="0" t="0" r="0" b="0"/>
                  <wp:docPr id="2" name="type_vari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ype_varia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73BC">
              <w:rPr>
                <w:u w:val="dotted"/>
              </w:rPr>
              <w:t>PDPXMT-29448- SW_Param1</w:t>
            </w:r>
          </w:hyperlink>
          <w:r>
            <w:br/>
            <w:t>​​</w:t>
          </w:r>
          <w:sdt>
            <w:sdtPr>
              <w:tag w:val="fields"/>
              <w:id w:val="-667632639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1763364516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p w14:paraId="3EA9F47D" w14:textId="77777777" w:rsidR="001C73BC" w:rsidRDefault="00000000">
      <w:pPr>
        <w:divId w:val="4"/>
      </w:pPr>
      <w:r>
        <w:rPr>
          <w:b/>
        </w:rPr>
        <w:t>PDPXMT-29442 -</w:t>
      </w:r>
      <w:r>
        <w:t>dfvdfvdfvdf df df</w:t>
      </w:r>
      <w:r>
        <w:br/>
        <w:t>SW_Param1</w:t>
      </w:r>
      <w:r>
        <w:br/>
      </w:r>
      <w:r>
        <w:br/>
        <w:t xml:space="preserve">vdf SW_Param1 </w:t>
      </w:r>
      <w:r>
        <w:rPr>
          <w:b/>
        </w:rPr>
        <w:t>[</w:t>
      </w:r>
      <w:r>
        <w:t xml:space="preserve"> Request Approval</w:t>
      </w:r>
      <w:r>
        <w:rPr>
          <w:b/>
        </w:rPr>
        <w:t>]</w:t>
      </w:r>
    </w:p>
    <w:p w14:paraId="19152F83" w14:textId="77777777" w:rsidR="001C73BC" w:rsidRDefault="00000000">
      <w:pPr>
        <w:divId w:val="5"/>
      </w:pPr>
      <w:r>
        <w:t>​​</w:t>
      </w:r>
    </w:p>
    <w:sdt>
      <w:sdtPr>
        <w:alias w:val="Work Item"/>
        <w:tag w:val="workItem"/>
        <w:id w:val="-5602337"/>
        <w:lock w:val="sdtLocked"/>
      </w:sdtPr>
      <w:sdtContent>
        <w:p w14:paraId="5CCC6EBC" w14:textId="6123F2EA" w:rsidR="001C73BC" w:rsidRDefault="00000000">
          <w:sdt>
            <w:sdtPr>
              <w:rPr>
                <w:vanish/>
              </w:rPr>
              <w:tag w:val="id"/>
              <w:id w:val="-9224281"/>
              <w:text w:multiLine="1"/>
            </w:sdtPr>
            <w:sdtContent>
              <w:r>
                <w:rPr>
                  <w:vanish/>
                </w:rPr>
                <w:t>PDPXMT/PDPXMT-29453</w:t>
              </w:r>
            </w:sdtContent>
          </w:sdt>
          <w:sdt>
            <w:sdtPr>
              <w:tag w:val="fields"/>
              <w:id w:val="-196552904"/>
              <w:lock w:val="sdtContentLocked"/>
            </w:sdtPr>
            <w:sdtContent>
              <w:sdt>
                <w:sdtPr>
                  <w:alias w:val="ID"/>
                  <w:tag w:val="id"/>
                  <w:id w:val="853536837"/>
                  <w:lock w:val="sdtContentLocked"/>
                  <w:text w:multiLine="1"/>
                </w:sdtPr>
                <w:sdtContent>
                  <w:r>
                    <w:rPr>
                      <w:b/>
                    </w:rPr>
                    <w:t>PDPXMT-29453</w:t>
                  </w:r>
                </w:sdtContent>
              </w:sdt>
              <w:r>
                <w:rPr>
                  <w:b/>
                </w:rPr>
                <w:t xml:space="preserve"> -</w:t>
              </w:r>
            </w:sdtContent>
          </w:sdt>
          <w:r>
            <w:t xml:space="preserve"> req1 sw </w:t>
          </w:r>
          <w:ins w:id="1" w:author="Author">
            <w:r w:rsidR="009B5BB9">
              <w:t xml:space="preserve">VVVVVVVVVVVVVV </w:t>
            </w:r>
          </w:ins>
          <w:r>
            <w:t xml:space="preserve">shall {SW_init} </w:t>
          </w:r>
          <w:ins w:id="2" w:author="Author">
            <w:r w:rsidR="0069194D" w:rsidRPr="0069194D">
              <w:rPr>
                <w:noProof/>
              </w:rPr>
              <w:drawing>
                <wp:inline distT="0" distB="0" distL="0" distR="0" wp14:anchorId="616D320E" wp14:editId="35262D43">
                  <wp:extent cx="152400" cy="152400"/>
                  <wp:effectExtent l="0" t="0" r="0" b="0"/>
                  <wp:docPr id="339121473" name="variation_alternative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ariation_alternative.gif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194D" w:rsidRPr="0069194D">
              <w:t xml:space="preserve">PDPXMT-29446- SW_Main </w:t>
            </w:r>
          </w:ins>
          <w:r>
            <w:t xml:space="preserve">internal XXXXXXXXXXXXXX </w:t>
          </w:r>
          <w:ins w:id="3" w:author="Author">
            <w:r w:rsidR="0069194D">
              <w:fldChar w:fldCharType="begin" w:fldLock="1"/>
            </w:r>
            <w:r w:rsidR="0069194D">
              <w:instrText>HYPERLINK https://alm.mahle/polarion/#/project/PDPXMT/wiki/SW/SW%20Specification?selection=PDPXMT-29448</w:instrText>
            </w:r>
            <w:r w:rsidR="0069194D">
              <w:fldChar w:fldCharType="separate"/>
            </w:r>
          </w:ins>
          <w:customXmlInsRangeStart w:id="4" w:author="Author"/>
          <w:sdt>
            <w:sdtPr>
              <w:tag w:val="linkId"/>
              <w:id w:val="2051108300"/>
            </w:sdtPr>
            <w:sdtContent>
              <w:customXmlInsRangeEnd w:id="4"/>
              <w:ins w:id="5" w:author="Author">
                <w:r w:rsidR="0069194D">
                  <w:rPr>
                    <w:vanish/>
                  </w:rPr>
                  <w:t>2</w:t>
                </w:r>
              </w:ins>
              <w:customXmlInsRangeStart w:id="6" w:author="Author"/>
            </w:sdtContent>
          </w:sdt>
          <w:customXmlInsRangeEnd w:id="6"/>
          <w:ins w:id="7" w:author="Author">
            <w:r w:rsidR="0069194D">
              <w:rPr>
                <w:noProof/>
                <w:u w:val="dotted"/>
              </w:rPr>
              <w:drawing>
                <wp:inline distT="0" distB="0" distL="0" distR="0" wp14:anchorId="5CB8C896" wp14:editId="37F411C3">
                  <wp:extent cx="152400" cy="152400"/>
                  <wp:effectExtent l="0" t="0" r="0" b="0"/>
                  <wp:docPr id="1684956197" name="type_vari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ype_varia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9194D">
              <w:rPr>
                <w:u w:val="dotted"/>
              </w:rPr>
              <w:t>PDPXMT-29448- SW_Param1</w:t>
            </w:r>
            <w:r w:rsidR="0069194D">
              <w:fldChar w:fldCharType="end"/>
            </w:r>
            <w:r w:rsidR="0069194D">
              <w:t xml:space="preserve"> </w:t>
            </w:r>
          </w:ins>
          <w:r>
            <w:t>variables</w:t>
          </w:r>
          <w:ins w:id="8" w:author="Author">
            <w:r w:rsidR="0069194D">
              <w:t xml:space="preserve"> YYYYY</w:t>
            </w:r>
          </w:ins>
          <w:r>
            <w:br/>
            <w:t>​​</w:t>
          </w:r>
          <w:sdt>
            <w:sdtPr>
              <w:tag w:val="fields"/>
              <w:id w:val="-242725761"/>
              <w:lock w:val="sdtContentLocked"/>
            </w:sdtPr>
            <w:sdtContent>
              <w:r>
                <w:rPr>
                  <w:b/>
                </w:rPr>
                <w:t>[</w:t>
              </w:r>
              <w:sdt>
                <w:sdtPr>
                  <w:alias w:val="Status"/>
                  <w:tag w:val="status"/>
                  <w:id w:val="-372006542"/>
                  <w:lock w:val="sdtContentLocked"/>
                  <w:dropDownList>
                    <w:listItem w:displayText="--" w:value=" "/>
                    <w:listItem w:displayText="Open" w:value="open"/>
                    <w:listItem w:displayText="Request Approval" w:value="req_approval"/>
                    <w:listItem w:displayText="Approved" w:value="approved"/>
                    <w:listItem w:displayText="Updating" w:value="updating"/>
                    <w:listItem w:displayText="Rejected" w:value="rejected"/>
                  </w:dropDownList>
                </w:sdtPr>
                <w:sdtContent>
                  <w:r>
                    <w:t>Open</w:t>
                  </w:r>
                </w:sdtContent>
              </w:sdt>
              <w:r>
                <w:rPr>
                  <w:b/>
                </w:rPr>
                <w:t>]</w:t>
              </w:r>
            </w:sdtContent>
          </w:sdt>
        </w:p>
      </w:sdtContent>
    </w:sdt>
    <w:p w14:paraId="29C0FA57" w14:textId="77777777" w:rsidR="001C73BC" w:rsidRDefault="00000000">
      <w:pPr>
        <w:divId w:val="6"/>
      </w:pPr>
      <w:r>
        <w:t>​​</w:t>
      </w:r>
    </w:p>
    <w:sdt>
      <w:sdtPr>
        <w:alias w:val="Work Item"/>
        <w:tag w:val="workItem"/>
        <w:id w:val="-1619143256"/>
        <w:lock w:val="sdtLocked"/>
      </w:sdtPr>
      <w:sdtContent>
        <w:p w14:paraId="6B509F7D" w14:textId="77777777" w:rsidR="001C73BC" w:rsidRDefault="00000000">
          <w:pPr>
            <w:spacing w:after="0"/>
          </w:pPr>
          <w:sdt>
            <w:sdtPr>
              <w:rPr>
                <w:vanish/>
              </w:rPr>
              <w:tag w:val="id"/>
              <w:id w:val="1751932136"/>
              <w:text w:multiLine="1"/>
            </w:sdtPr>
            <w:sdtContent>
              <w:r>
                <w:rPr>
                  <w:vanish/>
                </w:rPr>
                <w:t>PDPXMT/PDPXMT-29446</w:t>
              </w:r>
            </w:sdtContent>
          </w:sdt>
          <w:r>
            <w:t>SW_Main</w:t>
          </w:r>
        </w:p>
        <w:p w14:paraId="0F036DFB" w14:textId="77777777" w:rsidR="001C73BC" w:rsidRDefault="00000000">
          <w:pPr>
            <w:spacing w:before="0" w:after="0" w:line="160" w:lineRule="exact"/>
          </w:pPr>
          <w:sdt>
            <w:sdtPr>
              <w:tag w:val="workItemSpacing"/>
              <w:id w:val="-2125910631"/>
              <w:lock w:val="sdtContentLocked"/>
            </w:sdtPr>
            <w:sdtContent/>
          </w:sdt>
        </w:p>
      </w:sdtContent>
    </w:sdt>
    <w:sdt>
      <w:sdtPr>
        <w:alias w:val="Work Item"/>
        <w:tag w:val="workItem"/>
        <w:id w:val="1346984243"/>
        <w:lock w:val="sdtLocked"/>
      </w:sdtPr>
      <w:sdtContent>
        <w:p w14:paraId="119EFB7F" w14:textId="77777777" w:rsidR="001C73BC" w:rsidRDefault="00000000">
          <w:pPr>
            <w:spacing w:after="0"/>
          </w:pPr>
          <w:sdt>
            <w:sdtPr>
              <w:rPr>
                <w:vanish/>
              </w:rPr>
              <w:tag w:val="id"/>
              <w:id w:val="-286119742"/>
              <w:text w:multiLine="1"/>
            </w:sdtPr>
            <w:sdtContent>
              <w:r>
                <w:rPr>
                  <w:vanish/>
                </w:rPr>
                <w:t>PDPXMT/PDPXMT-29447</w:t>
              </w:r>
            </w:sdtContent>
          </w:sdt>
          <w:r>
            <w:t>SW_Init</w:t>
          </w:r>
        </w:p>
        <w:p w14:paraId="1B22EB4A" w14:textId="77777777" w:rsidR="001C73BC" w:rsidRDefault="00000000">
          <w:pPr>
            <w:spacing w:before="0" w:after="0" w:line="160" w:lineRule="exact"/>
          </w:pPr>
          <w:sdt>
            <w:sdtPr>
              <w:tag w:val="workItemSpacing"/>
              <w:id w:val="-625236456"/>
              <w:lock w:val="sdtContentLocked"/>
            </w:sdtPr>
            <w:sdtContent/>
          </w:sdt>
        </w:p>
      </w:sdtContent>
    </w:sdt>
    <w:p w14:paraId="25A9398C" w14:textId="77777777" w:rsidR="001C73BC" w:rsidRDefault="00000000">
      <w:pPr>
        <w:divId w:val="7"/>
      </w:pPr>
      <w:r>
        <w:t>​​</w:t>
      </w:r>
    </w:p>
    <w:sdt>
      <w:sdtPr>
        <w:alias w:val="Work Item"/>
        <w:tag w:val="workItem"/>
        <w:id w:val="1844981394"/>
        <w:lock w:val="sdtLocked"/>
      </w:sdtPr>
      <w:sdtContent>
        <w:p w14:paraId="68116428" w14:textId="77777777" w:rsidR="001C73BC" w:rsidRDefault="00000000">
          <w:pPr>
            <w:spacing w:after="0"/>
          </w:pPr>
          <w:sdt>
            <w:sdtPr>
              <w:rPr>
                <w:vanish/>
              </w:rPr>
              <w:tag w:val="id"/>
              <w:id w:val="1237822373"/>
              <w:text w:multiLine="1"/>
            </w:sdtPr>
            <w:sdtContent>
              <w:r>
                <w:rPr>
                  <w:vanish/>
                </w:rPr>
                <w:t>PDPXMT/PDPXMT-29448</w:t>
              </w:r>
            </w:sdtContent>
          </w:sdt>
          <w:r>
            <w:t>SW_Param1</w:t>
          </w:r>
        </w:p>
        <w:p w14:paraId="7E3C4A7D" w14:textId="77777777" w:rsidR="001C73BC" w:rsidRDefault="00000000">
          <w:pPr>
            <w:spacing w:before="0" w:after="0" w:line="160" w:lineRule="exact"/>
          </w:pPr>
          <w:sdt>
            <w:sdtPr>
              <w:tag w:val="workItemSpacing"/>
              <w:id w:val="1251167522"/>
              <w:lock w:val="sdtContentLocked"/>
            </w:sdtPr>
            <w:sdtContent/>
          </w:sdt>
        </w:p>
      </w:sdtContent>
    </w:sdt>
    <w:sdt>
      <w:sdtPr>
        <w:alias w:val="Work Item"/>
        <w:tag w:val="workItem"/>
        <w:id w:val="638690355"/>
        <w:lock w:val="sdtLocked"/>
      </w:sdtPr>
      <w:sdtContent>
        <w:p w14:paraId="6A029631" w14:textId="77777777" w:rsidR="001C73BC" w:rsidRDefault="00000000">
          <w:pPr>
            <w:spacing w:after="0"/>
          </w:pPr>
          <w:sdt>
            <w:sdtPr>
              <w:rPr>
                <w:vanish/>
              </w:rPr>
              <w:tag w:val="id"/>
              <w:id w:val="-203021335"/>
              <w:text w:multiLine="1"/>
            </w:sdtPr>
            <w:sdtContent>
              <w:r>
                <w:rPr>
                  <w:vanish/>
                </w:rPr>
                <w:t>PDPXMT/PDPXMT-29449</w:t>
              </w:r>
            </w:sdtContent>
          </w:sdt>
          <w:r>
            <w:t>SW_Param2</w:t>
          </w:r>
        </w:p>
        <w:p w14:paraId="0048CE84" w14:textId="77777777" w:rsidR="001C73BC" w:rsidRDefault="00000000">
          <w:pPr>
            <w:spacing w:before="0" w:after="0" w:line="160" w:lineRule="exact"/>
          </w:pPr>
          <w:sdt>
            <w:sdtPr>
              <w:tag w:val="workItemSpacing"/>
              <w:id w:val="-177191962"/>
              <w:lock w:val="sdtContentLocked"/>
            </w:sdtPr>
            <w:sdtContent/>
          </w:sdt>
        </w:p>
      </w:sdtContent>
    </w:sdt>
    <w:p w14:paraId="042742F9" w14:textId="77777777" w:rsidR="001C73BC" w:rsidRDefault="00000000">
      <w:pPr>
        <w:divId w:val="8"/>
      </w:pPr>
      <w:r>
        <w:t>​​</w:t>
      </w:r>
    </w:p>
    <w:p w14:paraId="7140F397" w14:textId="77777777" w:rsidR="001C73BC" w:rsidRDefault="00000000">
      <w:pPr>
        <w:divId w:val="9"/>
      </w:pPr>
      <w:r>
        <w:t>​​</w:t>
      </w:r>
    </w:p>
    <w:sectPr w:rsidR="001C73BC" w:rsidSect="007D51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3BB7" w14:textId="77777777" w:rsidR="00C30D40" w:rsidRDefault="00C30D40" w:rsidP="00AD236B">
      <w:pPr>
        <w:spacing w:after="0" w:line="240" w:lineRule="auto"/>
      </w:pPr>
      <w:r>
        <w:separator/>
      </w:r>
    </w:p>
  </w:endnote>
  <w:endnote w:type="continuationSeparator" w:id="0">
    <w:p w14:paraId="1735991A" w14:textId="77777777" w:rsidR="00C30D40" w:rsidRDefault="00C30D40" w:rsidP="00AD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52E81" w14:textId="77777777" w:rsidR="00804D7C" w:rsidRDefault="00804D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96"/>
      <w:gridCol w:w="3096"/>
      <w:gridCol w:w="3096"/>
    </w:tblGrid>
    <w:tr w:rsidR="00E01165" w:rsidRPr="00E01165" w14:paraId="55CC46C2" w14:textId="77777777" w:rsidTr="006F7866">
      <w:tc>
        <w:tcPr>
          <w:tcW w:w="3070" w:type="dxa"/>
          <w:vAlign w:val="center"/>
        </w:tcPr>
        <w:p w14:paraId="05D0C372" w14:textId="77777777" w:rsidR="00E01165" w:rsidRPr="00E01165" w:rsidRDefault="00DC6E30" w:rsidP="00E01165">
          <w:pPr>
            <w:pStyle w:val="Footer"/>
            <w:rPr>
              <w:color w:val="7F7F7F" w:themeColor="text1" w:themeTint="80"/>
            </w:rPr>
          </w:pPr>
          <w:r w:rsidRPr="00E01165">
            <w:rPr>
              <w:color w:val="7F7F7F" w:themeColor="text1" w:themeTint="80"/>
            </w:rPr>
            <w:fldChar w:fldCharType="begin"/>
          </w:r>
          <w:r w:rsidR="00E01165" w:rsidRPr="00E01165">
            <w:rPr>
              <w:color w:val="7F7F7F" w:themeColor="text1" w:themeTint="80"/>
            </w:rPr>
            <w:instrText xml:space="preserve"> PAGE   \* MERGEFORMAT </w:instrText>
          </w:r>
          <w:r w:rsidRPr="00E01165">
            <w:rPr>
              <w:color w:val="7F7F7F" w:themeColor="text1" w:themeTint="80"/>
            </w:rPr>
            <w:fldChar w:fldCharType="separate"/>
          </w:r>
          <w:r w:rsidR="00996FF3">
            <w:rPr>
              <w:noProof/>
              <w:color w:val="7F7F7F" w:themeColor="text1" w:themeTint="80"/>
            </w:rPr>
            <w:t>1</w:t>
          </w:r>
          <w:r w:rsidRPr="00E01165">
            <w:rPr>
              <w:color w:val="7F7F7F" w:themeColor="text1" w:themeTint="80"/>
            </w:rPr>
            <w:fldChar w:fldCharType="end"/>
          </w:r>
          <w:r w:rsidR="00E01165" w:rsidRPr="00E01165">
            <w:rPr>
              <w:color w:val="7F7F7F" w:themeColor="text1" w:themeTint="80"/>
            </w:rPr>
            <w:t xml:space="preserve"> | Page</w:t>
          </w:r>
        </w:p>
      </w:tc>
      <w:tc>
        <w:tcPr>
          <w:tcW w:w="3071" w:type="dxa"/>
          <w:vAlign w:val="center"/>
        </w:tcPr>
        <w:p w14:paraId="34E6B1CC" w14:textId="77777777" w:rsidR="00E01165" w:rsidRPr="00E01165" w:rsidRDefault="00000000" w:rsidP="00E01165">
          <w:pPr>
            <w:pStyle w:val="Footer"/>
            <w:jc w:val="center"/>
            <w:rPr>
              <w:color w:val="7F7F7F" w:themeColor="text1" w:themeTint="80"/>
            </w:rPr>
          </w:pPr>
          <w:sdt>
            <w:sdtPr>
              <w:rPr>
                <w:color w:val="7F7F7F" w:themeColor="text1" w:themeTint="80"/>
              </w:rPr>
              <w:alias w:val="productName"/>
              <w:tag w:val="productName"/>
              <w:id w:val="24635558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Polarion ALM</w:t>
              </w:r>
            </w:sdtContent>
          </w:sdt>
          <w:r w:rsidR="00B841CC">
            <w:rPr>
              <w:color w:val="7F7F7F" w:themeColor="text1" w:themeTint="80"/>
            </w:rPr>
            <w:t xml:space="preserve"> </w:t>
          </w:r>
          <w:sdt>
            <w:sdtPr>
              <w:rPr>
                <w:color w:val="7F7F7F" w:themeColor="text1" w:themeTint="80"/>
              </w:rPr>
              <w:alias w:val="productVersion"/>
              <w:tag w:val="productVersion"/>
              <w:id w:val="24635567"/>
              <w:text/>
            </w:sdtPr>
            <w:sdtContent>
              <w:r w:rsidR="00E01165" w:rsidRPr="00E01165">
                <w:rPr>
                  <w:color w:val="7F7F7F" w:themeColor="text1" w:themeTint="80"/>
                </w:rPr>
                <w:t>2410</w:t>
              </w:r>
            </w:sdtContent>
          </w:sdt>
        </w:p>
      </w:tc>
      <w:sdt>
        <w:sdtPr>
          <w:rPr>
            <w:color w:val="7F7F7F" w:themeColor="text1" w:themeTint="80"/>
          </w:rPr>
          <w:alias w:val="generated"/>
          <w:tag w:val="generated"/>
          <w:id w:val="24635576"/>
          <w:text/>
        </w:sdtPr>
        <w:sdtContent>
          <w:tc>
            <w:tcPr>
              <w:tcW w:w="3071" w:type="dxa"/>
              <w:vAlign w:val="center"/>
            </w:tcPr>
            <w:p w14:paraId="113FC098" w14:textId="77777777" w:rsidR="00E01165" w:rsidRPr="00E01165" w:rsidRDefault="00E01165" w:rsidP="00E01165">
              <w:pPr>
                <w:pStyle w:val="Footer"/>
                <w:jc w:val="right"/>
                <w:rPr>
                  <w:color w:val="7F7F7F" w:themeColor="text1" w:themeTint="80"/>
                </w:rPr>
              </w:pPr>
              <w:r w:rsidRPr="00E01165">
                <w:rPr>
                  <w:color w:val="7F7F7F" w:themeColor="text1" w:themeTint="80"/>
                </w:rPr>
                <w:t>2026-01-12 12:45</w:t>
              </w:r>
            </w:p>
          </w:tc>
        </w:sdtContent>
      </w:sdt>
    </w:tr>
  </w:tbl>
  <w:p w14:paraId="18C35B84" w14:textId="77777777" w:rsidR="00E01165" w:rsidRPr="00E01165" w:rsidRDefault="00E01165" w:rsidP="00E01165">
    <w:pPr>
      <w:pStyle w:val="Footer"/>
      <w:rPr>
        <w:color w:val="7F7F7F" w:themeColor="text1" w:themeTint="8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517BB" w14:textId="77777777" w:rsidR="00804D7C" w:rsidRDefault="00804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47FBA" w14:textId="77777777" w:rsidR="00C30D40" w:rsidRDefault="00C30D40" w:rsidP="00AD236B">
      <w:pPr>
        <w:spacing w:after="0" w:line="240" w:lineRule="auto"/>
      </w:pPr>
      <w:r>
        <w:separator/>
      </w:r>
    </w:p>
  </w:footnote>
  <w:footnote w:type="continuationSeparator" w:id="0">
    <w:p w14:paraId="19EBDC38" w14:textId="77777777" w:rsidR="00C30D40" w:rsidRDefault="00C30D40" w:rsidP="00AD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F043" w14:textId="77777777" w:rsidR="00804D7C" w:rsidRDefault="00804D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56"/>
      <w:gridCol w:w="2447"/>
      <w:gridCol w:w="4784"/>
    </w:tblGrid>
    <w:tr w:rsidR="007D51E5" w:rsidRPr="00E01165" w14:paraId="61EEBCF0" w14:textId="77777777" w:rsidTr="007D51E5">
      <w:tc>
        <w:tcPr>
          <w:tcW w:w="394" w:type="pct"/>
          <w:tcMar>
            <w:left w:w="0" w:type="dxa"/>
            <w:right w:w="0" w:type="dxa"/>
          </w:tcMar>
          <w:vAlign w:val="center"/>
        </w:tcPr>
        <w:p w14:paraId="5C9A3AB2" w14:textId="77777777" w:rsidR="00AE2C0B" w:rsidRPr="00E01165" w:rsidRDefault="00996FF3" w:rsidP="00880757">
          <w:pPr>
            <w:pStyle w:val="Header"/>
            <w:jc w:val="center"/>
            <w:rPr>
              <w:color w:val="595959" w:themeColor="text1" w:themeTint="A6"/>
            </w:rPr>
          </w:pPr>
          <w:r>
            <w:rPr>
              <w:noProof/>
              <w:color w:val="595959" w:themeColor="text1" w:themeTint="A6"/>
              <w:lang w:val="es-ES" w:eastAsia="es-ES"/>
            </w:rPr>
            <w:drawing>
              <wp:inline distT="0" distB="0" distL="0" distR="0" wp14:anchorId="7D5063D1" wp14:editId="10124622">
                <wp:extent cx="1242060" cy="419100"/>
                <wp:effectExtent l="0" t="0" r="0" b="0"/>
                <wp:docPr id="5" name="Imagen 5" descr="C:\Users\m0083247\Desktop\logomahl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m0083247\Desktop\logomahl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tcMar>
            <w:left w:w="0" w:type="dxa"/>
            <w:bottom w:w="0" w:type="dxa"/>
            <w:right w:w="0" w:type="dxa"/>
          </w:tcMar>
          <w:vAlign w:val="center"/>
        </w:tcPr>
        <w:p w14:paraId="23CAB235" w14:textId="77777777" w:rsidR="00AE2C0B" w:rsidRPr="00E01165" w:rsidRDefault="00AE2C0B" w:rsidP="00804D7C">
          <w:pPr>
            <w:pStyle w:val="Header"/>
            <w:rPr>
              <w:color w:val="595959" w:themeColor="text1" w:themeTint="A6"/>
            </w:rPr>
          </w:pPr>
        </w:p>
      </w:tc>
      <w:tc>
        <w:tcPr>
          <w:tcW w:w="2939" w:type="pct"/>
          <w:tcMar>
            <w:left w:w="115" w:type="dxa"/>
            <w:bottom w:w="0" w:type="dxa"/>
            <w:right w:w="115" w:type="dxa"/>
          </w:tcMar>
          <w:vAlign w:val="center"/>
        </w:tcPr>
        <w:p w14:paraId="32235DA4" w14:textId="77777777" w:rsidR="00880757" w:rsidRPr="00E01165" w:rsidRDefault="00000000" w:rsidP="00880757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  <w:u w:val="single"/>
              </w:rPr>
              <w:alias w:val="projectName"/>
              <w:tag w:val="projectName"/>
              <w:id w:val="23694119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PDP XM Training</w:t>
              </w:r>
            </w:sdtContent>
          </w:sdt>
        </w:p>
        <w:p w14:paraId="11CC33DF" w14:textId="77777777" w:rsidR="00AE2C0B" w:rsidRPr="00E01165" w:rsidRDefault="00000000" w:rsidP="008F0C6B">
          <w:pPr>
            <w:pStyle w:val="Header"/>
            <w:jc w:val="right"/>
            <w:rPr>
              <w:color w:val="595959" w:themeColor="text1" w:themeTint="A6"/>
            </w:rPr>
          </w:pPr>
          <w:sdt>
            <w:sdtPr>
              <w:rPr>
                <w:color w:val="595959" w:themeColor="text1" w:themeTint="A6"/>
              </w:rPr>
              <w:alias w:val="documentTitle"/>
              <w:tag w:val="documentTitle"/>
              <w:id w:val="23694121"/>
              <w:text/>
            </w:sdtPr>
            <w:sdtContent>
              <w:r w:rsidR="00804D7C" w:rsidRPr="00E01165">
                <w:rPr>
                  <w:color w:val="595959" w:themeColor="text1" w:themeTint="A6"/>
                </w:rPr>
                <w:t>SW Specification</w:t>
              </w:r>
            </w:sdtContent>
          </w:sdt>
          <w:r w:rsidR="00AE2C0B" w:rsidRPr="00E01165">
            <w:rPr>
              <w:color w:val="595959" w:themeColor="text1" w:themeTint="A6"/>
            </w:rPr>
            <w:t xml:space="preserve"> (rev. </w:t>
          </w:r>
          <w:sdt>
            <w:sdtPr>
              <w:rPr>
                <w:color w:val="595959" w:themeColor="text1" w:themeTint="A6"/>
              </w:rPr>
              <w:alias w:val="revision"/>
              <w:tag w:val="revision"/>
              <w:id w:val="23694149"/>
              <w:text/>
            </w:sdtPr>
            <w:sdtContent>
              <w:r w:rsidR="008F0C6B" w:rsidRPr="00E01165">
                <w:rPr>
                  <w:color w:val="595959" w:themeColor="text1" w:themeTint="A6"/>
                </w:rPr>
                <w:t>7639558</w:t>
              </w:r>
            </w:sdtContent>
          </w:sdt>
          <w:r w:rsidR="00AE2C0B" w:rsidRPr="00E01165">
            <w:rPr>
              <w:color w:val="595959" w:themeColor="text1" w:themeTint="A6"/>
            </w:rPr>
            <w:t>)</w:t>
          </w:r>
        </w:p>
      </w:tc>
    </w:tr>
  </w:tbl>
  <w:p w14:paraId="1ED3359B" w14:textId="77777777" w:rsidR="00AD236B" w:rsidRPr="00E01165" w:rsidRDefault="00AD236B" w:rsidP="004846DA">
    <w:pPr>
      <w:pStyle w:val="Header"/>
      <w:rPr>
        <w:color w:val="595959" w:themeColor="text1" w:themeTint="A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E1B8" w14:textId="77777777" w:rsidR="00804D7C" w:rsidRDefault="00804D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24787"/>
    <w:multiLevelType w:val="multilevel"/>
    <w:tmpl w:val="926E0BE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2063357730">
    <w:abstractNumId w:val="0"/>
  </w:num>
  <w:num w:numId="2" w16cid:durableId="14458083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removeDateAndTime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/>
  <w:documentProtection w:edit="trackedChange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121"/>
    <w:rsid w:val="0002127A"/>
    <w:rsid w:val="000740CD"/>
    <w:rsid w:val="00092AC5"/>
    <w:rsid w:val="000C6AEF"/>
    <w:rsid w:val="001062C8"/>
    <w:rsid w:val="00144C41"/>
    <w:rsid w:val="0015203C"/>
    <w:rsid w:val="001707AC"/>
    <w:rsid w:val="001C2139"/>
    <w:rsid w:val="001C73BC"/>
    <w:rsid w:val="001D234D"/>
    <w:rsid w:val="001D4D38"/>
    <w:rsid w:val="0023454B"/>
    <w:rsid w:val="00252C50"/>
    <w:rsid w:val="00276158"/>
    <w:rsid w:val="002D49D6"/>
    <w:rsid w:val="002F27A0"/>
    <w:rsid w:val="00373FEC"/>
    <w:rsid w:val="00384559"/>
    <w:rsid w:val="003A1554"/>
    <w:rsid w:val="003A2E6A"/>
    <w:rsid w:val="003D301E"/>
    <w:rsid w:val="004846DA"/>
    <w:rsid w:val="00546B4E"/>
    <w:rsid w:val="005A6121"/>
    <w:rsid w:val="0069194D"/>
    <w:rsid w:val="006F7866"/>
    <w:rsid w:val="007D3D2B"/>
    <w:rsid w:val="007D51E5"/>
    <w:rsid w:val="00801A79"/>
    <w:rsid w:val="00804D7C"/>
    <w:rsid w:val="00805191"/>
    <w:rsid w:val="00875AE8"/>
    <w:rsid w:val="008760A2"/>
    <w:rsid w:val="00880757"/>
    <w:rsid w:val="008F0C6B"/>
    <w:rsid w:val="00996FF3"/>
    <w:rsid w:val="009B5BB9"/>
    <w:rsid w:val="009D6F61"/>
    <w:rsid w:val="00A17BE5"/>
    <w:rsid w:val="00AD236B"/>
    <w:rsid w:val="00AE2C0B"/>
    <w:rsid w:val="00B1414C"/>
    <w:rsid w:val="00B841CC"/>
    <w:rsid w:val="00BA1F73"/>
    <w:rsid w:val="00C16776"/>
    <w:rsid w:val="00C2644C"/>
    <w:rsid w:val="00C30D40"/>
    <w:rsid w:val="00C31E1F"/>
    <w:rsid w:val="00C97D6A"/>
    <w:rsid w:val="00CB48F4"/>
    <w:rsid w:val="00CB4BB0"/>
    <w:rsid w:val="00D10E09"/>
    <w:rsid w:val="00DC6E30"/>
    <w:rsid w:val="00DD0C77"/>
    <w:rsid w:val="00E01165"/>
    <w:rsid w:val="00E219A9"/>
    <w:rsid w:val="00E342A6"/>
    <w:rsid w:val="00E37867"/>
    <w:rsid w:val="00E427E6"/>
    <w:rsid w:val="00E43A18"/>
    <w:rsid w:val="00F175BC"/>
    <w:rsid w:val="00F304E4"/>
    <w:rsid w:val="00F45FA1"/>
    <w:rsid w:val="00F6539D"/>
    <w:rsid w:val="00F6618C"/>
    <w:rsid w:val="00F872AA"/>
    <w:rsid w:val="00FA391D"/>
    <w:rsid w:val="00FB6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8F3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B0"/>
    <w:pPr>
      <w:spacing w:before="100" w:after="10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2A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72A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72A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72A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872A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10E0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175BC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175BC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175BC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72A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72A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872AA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ListParagraph">
    <w:name w:val="List Paragraph"/>
    <w:basedOn w:val="Normal"/>
    <w:uiPriority w:val="34"/>
    <w:unhideWhenUsed/>
    <w:rsid w:val="002D49D6"/>
    <w:p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051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51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05191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05191"/>
  </w:style>
  <w:style w:type="paragraph" w:styleId="TOC2">
    <w:name w:val="toc 2"/>
    <w:basedOn w:val="Normal"/>
    <w:next w:val="Normal"/>
    <w:autoRedefine/>
    <w:uiPriority w:val="39"/>
    <w:unhideWhenUsed/>
    <w:rsid w:val="00805191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05191"/>
    <w:pPr>
      <w:ind w:left="440"/>
    </w:pPr>
  </w:style>
  <w:style w:type="character" w:styleId="Hyperlink">
    <w:name w:val="Hyperlink"/>
    <w:basedOn w:val="DefaultParagraphFont"/>
    <w:uiPriority w:val="99"/>
    <w:unhideWhenUsed/>
    <w:rsid w:val="0080519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51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1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36B"/>
  </w:style>
  <w:style w:type="paragraph" w:styleId="Footer">
    <w:name w:val="footer"/>
    <w:basedOn w:val="Normal"/>
    <w:link w:val="FooterChar"/>
    <w:uiPriority w:val="99"/>
    <w:unhideWhenUsed/>
    <w:rsid w:val="00AD23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36B"/>
  </w:style>
  <w:style w:type="character" w:styleId="PlaceholderText">
    <w:name w:val="Placeholder Text"/>
    <w:basedOn w:val="DefaultParagraphFont"/>
    <w:uiPriority w:val="99"/>
    <w:semiHidden/>
    <w:rsid w:val="00AD236B"/>
    <w:rPr>
      <w:color w:val="808080"/>
    </w:rPr>
  </w:style>
  <w:style w:type="table" w:styleId="TableGrid">
    <w:name w:val="Table Grid"/>
    <w:basedOn w:val="TableNormal"/>
    <w:uiPriority w:val="59"/>
    <w:rsid w:val="00AE2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F7866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D10E0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F175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F175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1D4D3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Revision">
    <w:name w:val="Revision"/>
    <w:hidden/>
    <w:uiPriority w:val="99"/>
    <w:semiHidden/>
    <w:rsid w:val="0069194D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alm.mahle/polarion/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gif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hyperlink" Target="https://alm.mahle/polarion/" TargetMode="External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roundTripData>
  <topLevelElements>
    <h htmlId="polarion_wiki macro name=module-workitem;params=id=PDPXMT-29441" wmlId="1"/>
    <p htmlId="polarion_template_0" wmlId="2"/>
    <p htmlId="polarion_5" wmlId="3"/>
    <p htmlId="polarion_2" wmlId="4"/>
    <p htmlId="polarion_7" wmlId="5"/>
    <p htmlId="polarion_6" wmlId="6"/>
    <p htmlId="polarion_3" wmlId="7"/>
    <p htmlId="polarion_1" wmlId="8"/>
    <p htmlId="polarion_4" wmlId="9"/>
  </topLevelElements>
  <headingStyles>
    <style>
      <id>Ttulo1</id>
      <name>heading 1</name>
    </style>
    <style>
      <id>Ttulo2</id>
      <name>heading 2</name>
    </style>
    <style>
      <id>Ttulo3</id>
      <name>heading 3</name>
    </style>
    <style>
      <id>Ttulo4</id>
      <name>heading 4</name>
    </style>
    <style>
      <id>Ttulo5</id>
      <name>heading 5</name>
    </style>
    <style>
      <id>Ttulo6</id>
      <name>heading 6</name>
    </style>
    <style>
      <id>Ttulo7</id>
      <name>heading 7</name>
    </style>
    <style>
      <id>Ttulo8</id>
      <name>heading 8</name>
    </style>
    <style>
      <id>Ttulo9</id>
      <name>heading 9</name>
    </style>
  </headingStyles>
</roundTripData>
</file>

<file path=customXml/item2.xml><?xml version="1.0" encoding="utf-8"?>
<hyperlinkData>
  <hyperlinks>
    <hyperlink class="polarion-rte-link" data-item-id="PDPXMT-29446" data-option-id="long" data-type="crossReference" linkId="1"/>
    <hyperlink class="polarion-rte-link" data-item-id="PDPXMT-29448" data-option-id="long" data-type="crossReference" linkId="2"/>
  </hyperlinks>
</hyperlink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90F86-4CB3-4E82-BA6A-290154664628}">
  <ds:schemaRefs/>
</ds:datastoreItem>
</file>

<file path=customXml/itemProps2.xml><?xml version="1.0" encoding="utf-8"?>
<ds:datastoreItem xmlns:ds="http://schemas.openxmlformats.org/officeDocument/2006/customXml" ds:itemID="{61C5BC04-3BC6-4BC4-9FBF-825564F8C53E}">
  <ds:schemaRefs/>
</ds:datastoreItem>
</file>

<file path=customXml/itemProps3.xml><?xml version="1.0" encoding="utf-8"?>
<ds:datastoreItem xmlns:ds="http://schemas.openxmlformats.org/officeDocument/2006/customXml" ds:itemID="{C5E6C5B4-8230-4151-9B49-7ACD5B320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2020-03-16T09:44:00Z</dcterms:created>
  <dcterms:modified xsi:type="dcterms:W3CDTF">2026-01-12T11:48:00Z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larion Module URI">
    <vt:lpwstr>subterra:data-service:objects:/default/PDPXMT${Module}{moduleFolder}SW#SW Specification</vt:lpwstr>
  </property>
  <property fmtid="{D5CDD505-2E9C-101B-9397-08002B2CF9AE}" pid="3" name="Polarion Revision">
    <vt:lpwstr>7639558</vt:lpwstr>
  </property>
  <property fmtid="{D5CDD505-2E9C-101B-9397-08002B2CF9AE}" pid="4" name="Polarion Field Info.1">
    <vt:lpwstr>Module.homePageContent</vt:lpwstr>
  </property>
  <property fmtid="{D5CDD505-2E9C-101B-9397-08002B2CF9AE}" pid="5" name="Polarion Field Info.2">
    <vt:lpwstr>WorkItem.description</vt:lpwstr>
  </property>
  <property fmtid="{D5CDD505-2E9C-101B-9397-08002B2CF9AE}" pid="6" name="Polarion Field Info.3">
    <vt:lpwstr>WorkItem.title</vt:lpwstr>
  </property>
  <property fmtid="{D5CDD505-2E9C-101B-9397-08002B2CF9AE}" pid="7" name="Polarion Field Info.4">
    <vt:lpwstr>not:WorkItem/activity/draft.startDate</vt:lpwstr>
  </property>
  <property fmtid="{D5CDD505-2E9C-101B-9397-08002B2CF9AE}" pid="8" name="Polarion Field Info.5">
    <vt:lpwstr>not:WorkItem/activity/draft.duration</vt:lpwstr>
  </property>
  <property fmtid="{D5CDD505-2E9C-101B-9397-08002B2CF9AE}" pid="9" name="Polarion Field Info.6">
    <vt:lpwstr>not:WorkItem/activity/draft.constraintType</vt:lpwstr>
  </property>
  <property fmtid="{D5CDD505-2E9C-101B-9397-08002B2CF9AE}" pid="10" name="Polarion Field Info.7">
    <vt:lpwstr>not:WorkItem/activity/draft.constraintDate</vt:lpwstr>
  </property>
  <property fmtid="{D5CDD505-2E9C-101B-9397-08002B2CF9AE}" pid="11" name="Polarion Field Info.8">
    <vt:lpwstr>not:WorkItem/activity/accepted.startDate</vt:lpwstr>
  </property>
  <property fmtid="{D5CDD505-2E9C-101B-9397-08002B2CF9AE}" pid="12" name="Polarion Field Info.9">
    <vt:lpwstr>not:WorkItem/activity/accepted.duration</vt:lpwstr>
  </property>
  <property fmtid="{D5CDD505-2E9C-101B-9397-08002B2CF9AE}" pid="13" name="Polarion Field Info.10">
    <vt:lpwstr>not:WorkItem/activity/accepted.constraintType</vt:lpwstr>
  </property>
  <property fmtid="{D5CDD505-2E9C-101B-9397-08002B2CF9AE}" pid="14" name="Polarion Field Info.11">
    <vt:lpwstr>not:WorkItem/activity/accepted.constraintDate</vt:lpwstr>
  </property>
  <property fmtid="{D5CDD505-2E9C-101B-9397-08002B2CF9AE}" pid="15" name="Polarion Field Info.12">
    <vt:lpwstr>not:WorkItem/activity/rejectionrequested.startDate</vt:lpwstr>
  </property>
  <property fmtid="{D5CDD505-2E9C-101B-9397-08002B2CF9AE}" pid="16" name="Polarion Field Info.13">
    <vt:lpwstr>not:WorkItem/activity/rejectionrequested.duration</vt:lpwstr>
  </property>
  <property fmtid="{D5CDD505-2E9C-101B-9397-08002B2CF9AE}" pid="17" name="Polarion Field Info.14">
    <vt:lpwstr>not:WorkItem/activity/rejectionrequested.constraintType</vt:lpwstr>
  </property>
  <property fmtid="{D5CDD505-2E9C-101B-9397-08002B2CF9AE}" pid="18" name="Polarion Field Info.15">
    <vt:lpwstr>not:WorkItem/activity/rejectionrequested.constraintDate</vt:lpwstr>
  </property>
  <property fmtid="{D5CDD505-2E9C-101B-9397-08002B2CF9AE}" pid="19" name="Polarion Field Info.16">
    <vt:lpwstr>not:WorkItem/activity/rejected.startDate</vt:lpwstr>
  </property>
  <property fmtid="{D5CDD505-2E9C-101B-9397-08002B2CF9AE}" pid="20" name="Polarion Field Info.17">
    <vt:lpwstr>not:WorkItem/activity/rejected.duration</vt:lpwstr>
  </property>
  <property fmtid="{D5CDD505-2E9C-101B-9397-08002B2CF9AE}" pid="21" name="Polarion Field Info.18">
    <vt:lpwstr>not:WorkItem/activity/rejected.constraintType</vt:lpwstr>
  </property>
  <property fmtid="{D5CDD505-2E9C-101B-9397-08002B2CF9AE}" pid="22" name="Polarion Field Info.19">
    <vt:lpwstr>not:WorkItem/activity/rejected.constraintDate</vt:lpwstr>
  </property>
  <property fmtid="{D5CDD505-2E9C-101B-9397-08002B2CF9AE}" pid="23" name="Polarion Field Info.20">
    <vt:lpwstr>not:WorkItem/changerequest/draft.startDate</vt:lpwstr>
  </property>
  <property fmtid="{D5CDD505-2E9C-101B-9397-08002B2CF9AE}" pid="24" name="Polarion Field Info.21">
    <vt:lpwstr>not:WorkItem/changerequest/draft.duration</vt:lpwstr>
  </property>
  <property fmtid="{D5CDD505-2E9C-101B-9397-08002B2CF9AE}" pid="25" name="Polarion Field Info.22">
    <vt:lpwstr>not:WorkItem/changerequest/draft.constraintType</vt:lpwstr>
  </property>
  <property fmtid="{D5CDD505-2E9C-101B-9397-08002B2CF9AE}" pid="26" name="Polarion Field Info.23">
    <vt:lpwstr>not:WorkItem/changerequest/draft.constraintDate</vt:lpwstr>
  </property>
  <property fmtid="{D5CDD505-2E9C-101B-9397-08002B2CF9AE}" pid="27" name="Polarion Field Info.24">
    <vt:lpwstr>not:WorkItem/changerequest/reviewed.startDate</vt:lpwstr>
  </property>
  <property fmtid="{D5CDD505-2E9C-101B-9397-08002B2CF9AE}" pid="28" name="Polarion Field Info.25">
    <vt:lpwstr>not:WorkItem/changerequest/reviewed.duration</vt:lpwstr>
  </property>
  <property fmtid="{D5CDD505-2E9C-101B-9397-08002B2CF9AE}" pid="29" name="Polarion Field Info.26">
    <vt:lpwstr>not:WorkItem/changerequest/reviewed.constraintType</vt:lpwstr>
  </property>
  <property fmtid="{D5CDD505-2E9C-101B-9397-08002B2CF9AE}" pid="30" name="Polarion Field Info.27">
    <vt:lpwstr>not:WorkItem/changerequest/reviewed.constraintDate</vt:lpwstr>
  </property>
  <property fmtid="{D5CDD505-2E9C-101B-9397-08002B2CF9AE}" pid="31" name="Polarion Field Info.28">
    <vt:lpwstr>not:WorkItem/changerequest/approved.startDate</vt:lpwstr>
  </property>
  <property fmtid="{D5CDD505-2E9C-101B-9397-08002B2CF9AE}" pid="32" name="Polarion Field Info.29">
    <vt:lpwstr>not:WorkItem/changerequest/approved.duration</vt:lpwstr>
  </property>
  <property fmtid="{D5CDD505-2E9C-101B-9397-08002B2CF9AE}" pid="33" name="Polarion Field Info.30">
    <vt:lpwstr>not:WorkItem/changerequest/approved.constraintType</vt:lpwstr>
  </property>
  <property fmtid="{D5CDD505-2E9C-101B-9397-08002B2CF9AE}" pid="34" name="Polarion Field Info.31">
    <vt:lpwstr>not:WorkItem/changerequest/approved.constraintDate</vt:lpwstr>
  </property>
  <property fmtid="{D5CDD505-2E9C-101B-9397-08002B2CF9AE}" pid="35" name="Polarion Field Info.32">
    <vt:lpwstr>not:WorkItem/changerequest/checked.startDate</vt:lpwstr>
  </property>
  <property fmtid="{D5CDD505-2E9C-101B-9397-08002B2CF9AE}" pid="36" name="Polarion Field Info.33">
    <vt:lpwstr>not:WorkItem/changerequest/checked.duration</vt:lpwstr>
  </property>
  <property fmtid="{D5CDD505-2E9C-101B-9397-08002B2CF9AE}" pid="37" name="Polarion Field Info.34">
    <vt:lpwstr>not:WorkItem/changerequest/checked.constraintType</vt:lpwstr>
  </property>
  <property fmtid="{D5CDD505-2E9C-101B-9397-08002B2CF9AE}" pid="38" name="Polarion Field Info.35">
    <vt:lpwstr>not:WorkItem/changerequest/checked.constraintDate</vt:lpwstr>
  </property>
  <property fmtid="{D5CDD505-2E9C-101B-9397-08002B2CF9AE}" pid="39" name="Polarion Field Info.36">
    <vt:lpwstr>not:WorkItem/changerequest/verified.startDate</vt:lpwstr>
  </property>
  <property fmtid="{D5CDD505-2E9C-101B-9397-08002B2CF9AE}" pid="40" name="Polarion Field Info.37">
    <vt:lpwstr>not:WorkItem/changerequest/verified.duration</vt:lpwstr>
  </property>
  <property fmtid="{D5CDD505-2E9C-101B-9397-08002B2CF9AE}" pid="41" name="Polarion Field Info.38">
    <vt:lpwstr>not:WorkItem/changerequest/verified.constraintType</vt:lpwstr>
  </property>
  <property fmtid="{D5CDD505-2E9C-101B-9397-08002B2CF9AE}" pid="42" name="Polarion Field Info.39">
    <vt:lpwstr>not:WorkItem/changerequest/verified.constraintDate</vt:lpwstr>
  </property>
  <property fmtid="{D5CDD505-2E9C-101B-9397-08002B2CF9AE}" pid="43" name="Polarion Field Info.40">
    <vt:lpwstr>not:WorkItem/changerequest/rejected.startDate</vt:lpwstr>
  </property>
  <property fmtid="{D5CDD505-2E9C-101B-9397-08002B2CF9AE}" pid="44" name="Polarion Field Info.41">
    <vt:lpwstr>not:WorkItem/changerequest/rejected.duration</vt:lpwstr>
  </property>
  <property fmtid="{D5CDD505-2E9C-101B-9397-08002B2CF9AE}" pid="45" name="Polarion Field Info.42">
    <vt:lpwstr>not:WorkItem/changerequest/rejected.constraintType</vt:lpwstr>
  </property>
  <property fmtid="{D5CDD505-2E9C-101B-9397-08002B2CF9AE}" pid="46" name="Polarion Field Info.43">
    <vt:lpwstr>not:WorkItem/changerequest/rejected.constraintDate</vt:lpwstr>
  </property>
  <property fmtid="{D5CDD505-2E9C-101B-9397-08002B2CF9AE}" pid="47" name="Polarion Field Info.44">
    <vt:lpwstr>not:WorkItem/check/inReview.startDate</vt:lpwstr>
  </property>
  <property fmtid="{D5CDD505-2E9C-101B-9397-08002B2CF9AE}" pid="48" name="Polarion Field Info.45">
    <vt:lpwstr>not:WorkItem/check/inReview.duration</vt:lpwstr>
  </property>
  <property fmtid="{D5CDD505-2E9C-101B-9397-08002B2CF9AE}" pid="49" name="Polarion Field Info.46">
    <vt:lpwstr>not:WorkItem/check/inReview.constraintType</vt:lpwstr>
  </property>
  <property fmtid="{D5CDD505-2E9C-101B-9397-08002B2CF9AE}" pid="50" name="Polarion Field Info.47">
    <vt:lpwstr>not:WorkItem/check/inReview.constraintDate</vt:lpwstr>
  </property>
  <property fmtid="{D5CDD505-2E9C-101B-9397-08002B2CF9AE}" pid="51" name="Polarion Field Info.48">
    <vt:lpwstr>not:WorkItem/check/reviewed.startDate</vt:lpwstr>
  </property>
  <property fmtid="{D5CDD505-2E9C-101B-9397-08002B2CF9AE}" pid="52" name="Polarion Field Info.49">
    <vt:lpwstr>not:WorkItem/check/reviewed.duration</vt:lpwstr>
  </property>
  <property fmtid="{D5CDD505-2E9C-101B-9397-08002B2CF9AE}" pid="53" name="Polarion Field Info.50">
    <vt:lpwstr>not:WorkItem/check/reviewed.constraintType</vt:lpwstr>
  </property>
  <property fmtid="{D5CDD505-2E9C-101B-9397-08002B2CF9AE}" pid="54" name="Polarion Field Info.51">
    <vt:lpwstr>not:WorkItem/check/reviewed.constraintDate</vt:lpwstr>
  </property>
  <property fmtid="{D5CDD505-2E9C-101B-9397-08002B2CF9AE}" pid="55" name="Polarion Field Info.52">
    <vt:lpwstr>not:WorkItem/check/derogated.startDate</vt:lpwstr>
  </property>
  <property fmtid="{D5CDD505-2E9C-101B-9397-08002B2CF9AE}" pid="56" name="Polarion Field Info.53">
    <vt:lpwstr>not:WorkItem/check/derogated.duration</vt:lpwstr>
  </property>
  <property fmtid="{D5CDD505-2E9C-101B-9397-08002B2CF9AE}" pid="57" name="Polarion Field Info.54">
    <vt:lpwstr>not:WorkItem/check/derogated.constraintType</vt:lpwstr>
  </property>
  <property fmtid="{D5CDD505-2E9C-101B-9397-08002B2CF9AE}" pid="58" name="Polarion Field Info.55">
    <vt:lpwstr>not:WorkItem/check/derogated.constraintDate</vt:lpwstr>
  </property>
  <property fmtid="{D5CDD505-2E9C-101B-9397-08002B2CF9AE}" pid="59" name="Polarion Field Info.56">
    <vt:lpwstr>not:WorkItem/swcomp/open.startDate</vt:lpwstr>
  </property>
  <property fmtid="{D5CDD505-2E9C-101B-9397-08002B2CF9AE}" pid="60" name="Polarion Field Info.57">
    <vt:lpwstr>not:WorkItem/swcomp/open.duration</vt:lpwstr>
  </property>
  <property fmtid="{D5CDD505-2E9C-101B-9397-08002B2CF9AE}" pid="61" name="Polarion Field Info.58">
    <vt:lpwstr>not:WorkItem/swcomp/open.constraintType</vt:lpwstr>
  </property>
  <property fmtid="{D5CDD505-2E9C-101B-9397-08002B2CF9AE}" pid="62" name="Polarion Field Info.59">
    <vt:lpwstr>not:WorkItem/swcomp/open.constraintDate</vt:lpwstr>
  </property>
  <property fmtid="{D5CDD505-2E9C-101B-9397-08002B2CF9AE}" pid="63" name="Polarion Field Info.60">
    <vt:lpwstr>not:WorkItem/swcomp/confirmed.startDate</vt:lpwstr>
  </property>
  <property fmtid="{D5CDD505-2E9C-101B-9397-08002B2CF9AE}" pid="64" name="Polarion Field Info.61">
    <vt:lpwstr>not:WorkItem/swcomp/confirmed.duration</vt:lpwstr>
  </property>
  <property fmtid="{D5CDD505-2E9C-101B-9397-08002B2CF9AE}" pid="65" name="Polarion Field Info.62">
    <vt:lpwstr>not:WorkItem/swcomp/confirmed.constraintType</vt:lpwstr>
  </property>
  <property fmtid="{D5CDD505-2E9C-101B-9397-08002B2CF9AE}" pid="66" name="Polarion Field Info.63">
    <vt:lpwstr>not:WorkItem/swcomp/confirmed.constraintDate</vt:lpwstr>
  </property>
  <property fmtid="{D5CDD505-2E9C-101B-9397-08002B2CF9AE}" pid="67" name="Polarion Field Info.64">
    <vt:lpwstr>not:WorkItem/swcomp/rejected.startDate</vt:lpwstr>
  </property>
  <property fmtid="{D5CDD505-2E9C-101B-9397-08002B2CF9AE}" pid="68" name="Polarion Field Info.65">
    <vt:lpwstr>not:WorkItem/swcomp/rejected.duration</vt:lpwstr>
  </property>
  <property fmtid="{D5CDD505-2E9C-101B-9397-08002B2CF9AE}" pid="69" name="Polarion Field Info.66">
    <vt:lpwstr>not:WorkItem/swcomp/rejected.constraintType</vt:lpwstr>
  </property>
  <property fmtid="{D5CDD505-2E9C-101B-9397-08002B2CF9AE}" pid="70" name="Polarion Field Info.67">
    <vt:lpwstr>not:WorkItem/swcomp/rejected.constraintDate</vt:lpwstr>
  </property>
  <property fmtid="{D5CDD505-2E9C-101B-9397-08002B2CF9AE}" pid="71" name="Polarion Field Info.68">
    <vt:lpwstr>not:WorkItem/deliverable/draft.startDate</vt:lpwstr>
  </property>
  <property fmtid="{D5CDD505-2E9C-101B-9397-08002B2CF9AE}" pid="72" name="Polarion Field Info.69">
    <vt:lpwstr>not:WorkItem/deliverable/draft.duration</vt:lpwstr>
  </property>
  <property fmtid="{D5CDD505-2E9C-101B-9397-08002B2CF9AE}" pid="73" name="Polarion Field Info.70">
    <vt:lpwstr>not:WorkItem/deliverable/draft.constraintType</vt:lpwstr>
  </property>
  <property fmtid="{D5CDD505-2E9C-101B-9397-08002B2CF9AE}" pid="74" name="Polarion Field Info.71">
    <vt:lpwstr>not:WorkItem/deliverable/draft.constraintDate</vt:lpwstr>
  </property>
  <property fmtid="{D5CDD505-2E9C-101B-9397-08002B2CF9AE}" pid="75" name="Polarion Field Info.72">
    <vt:lpwstr>not:WorkItem/deliverable/open.startDate</vt:lpwstr>
  </property>
  <property fmtid="{D5CDD505-2E9C-101B-9397-08002B2CF9AE}" pid="76" name="Polarion Field Info.73">
    <vt:lpwstr>not:WorkItem/deliverable/open.duration</vt:lpwstr>
  </property>
  <property fmtid="{D5CDD505-2E9C-101B-9397-08002B2CF9AE}" pid="77" name="Polarion Field Info.74">
    <vt:lpwstr>not:WorkItem/deliverable/open.constraintType</vt:lpwstr>
  </property>
  <property fmtid="{D5CDD505-2E9C-101B-9397-08002B2CF9AE}" pid="78" name="Polarion Field Info.75">
    <vt:lpwstr>not:WorkItem/deliverable/open.constraintDate</vt:lpwstr>
  </property>
  <property fmtid="{D5CDD505-2E9C-101B-9397-08002B2CF9AE}" pid="79" name="Polarion Field Info.76">
    <vt:lpwstr>not:WorkItem/deliverable/rejectionrequested.startDate</vt:lpwstr>
  </property>
  <property fmtid="{D5CDD505-2E9C-101B-9397-08002B2CF9AE}" pid="80" name="Polarion Field Info.77">
    <vt:lpwstr>not:WorkItem/deliverable/rejectionrequested.duration</vt:lpwstr>
  </property>
  <property fmtid="{D5CDD505-2E9C-101B-9397-08002B2CF9AE}" pid="81" name="Polarion Field Info.78">
    <vt:lpwstr>not:WorkItem/deliverable/rejectionrequested.constraintType</vt:lpwstr>
  </property>
  <property fmtid="{D5CDD505-2E9C-101B-9397-08002B2CF9AE}" pid="82" name="Polarion Field Info.79">
    <vt:lpwstr>not:WorkItem/deliverable/rejectionrequested.constraintDate</vt:lpwstr>
  </property>
  <property fmtid="{D5CDD505-2E9C-101B-9397-08002B2CF9AE}" pid="83" name="Polarion Field Info.80">
    <vt:lpwstr>not:WorkItem/deliverable/rejected.startDate</vt:lpwstr>
  </property>
  <property fmtid="{D5CDD505-2E9C-101B-9397-08002B2CF9AE}" pid="84" name="Polarion Field Info.81">
    <vt:lpwstr>not:WorkItem/deliverable/rejected.duration</vt:lpwstr>
  </property>
  <property fmtid="{D5CDD505-2E9C-101B-9397-08002B2CF9AE}" pid="85" name="Polarion Field Info.82">
    <vt:lpwstr>not:WorkItem/deliverable/rejected.constraintType</vt:lpwstr>
  </property>
  <property fmtid="{D5CDD505-2E9C-101B-9397-08002B2CF9AE}" pid="86" name="Polarion Field Info.83">
    <vt:lpwstr>not:WorkItem/deliverable/rejected.constraintDate</vt:lpwstr>
  </property>
  <property fmtid="{D5CDD505-2E9C-101B-9397-08002B2CF9AE}" pid="87" name="Polarion Field Info.84">
    <vt:lpwstr>not:WorkItem/deliverable/inprogress.startDate</vt:lpwstr>
  </property>
  <property fmtid="{D5CDD505-2E9C-101B-9397-08002B2CF9AE}" pid="88" name="Polarion Field Info.85">
    <vt:lpwstr>not:WorkItem/deliverable/inprogress.duration</vt:lpwstr>
  </property>
  <property fmtid="{D5CDD505-2E9C-101B-9397-08002B2CF9AE}" pid="89" name="Polarion Field Info.86">
    <vt:lpwstr>not:WorkItem/deliverable/inprogress.constraintType</vt:lpwstr>
  </property>
  <property fmtid="{D5CDD505-2E9C-101B-9397-08002B2CF9AE}" pid="90" name="Polarion Field Info.87">
    <vt:lpwstr>not:WorkItem/deliverable/inprogress.constraintDate</vt:lpwstr>
  </property>
  <property fmtid="{D5CDD505-2E9C-101B-9397-08002B2CF9AE}" pid="91" name="Polarion Field Info.88">
    <vt:lpwstr>not:WorkItem/deliverable/reopened.startDate</vt:lpwstr>
  </property>
  <property fmtid="{D5CDD505-2E9C-101B-9397-08002B2CF9AE}" pid="92" name="Polarion Field Info.89">
    <vt:lpwstr>not:WorkItem/deliverable/reopened.duration</vt:lpwstr>
  </property>
  <property fmtid="{D5CDD505-2E9C-101B-9397-08002B2CF9AE}" pid="93" name="Polarion Field Info.90">
    <vt:lpwstr>not:WorkItem/deliverable/reopened.constraintType</vt:lpwstr>
  </property>
  <property fmtid="{D5CDD505-2E9C-101B-9397-08002B2CF9AE}" pid="94" name="Polarion Field Info.91">
    <vt:lpwstr>not:WorkItem/deliverable/reopened.constraintDate</vt:lpwstr>
  </property>
  <property fmtid="{D5CDD505-2E9C-101B-9397-08002B2CF9AE}" pid="95" name="Polarion Field Info.92">
    <vt:lpwstr>not:WorkItem/deliverable/done.startDate</vt:lpwstr>
  </property>
  <property fmtid="{D5CDD505-2E9C-101B-9397-08002B2CF9AE}" pid="96" name="Polarion Field Info.93">
    <vt:lpwstr>not:WorkItem/deliverable/done.duration</vt:lpwstr>
  </property>
  <property fmtid="{D5CDD505-2E9C-101B-9397-08002B2CF9AE}" pid="97" name="Polarion Field Info.94">
    <vt:lpwstr>not:WorkItem/deliverable/done.constraintType</vt:lpwstr>
  </property>
  <property fmtid="{D5CDD505-2E9C-101B-9397-08002B2CF9AE}" pid="98" name="Polarion Field Info.95">
    <vt:lpwstr>not:WorkItem/deliverable/done.constraintDate</vt:lpwstr>
  </property>
  <property fmtid="{D5CDD505-2E9C-101B-9397-08002B2CF9AE}" pid="99" name="Polarion Field Info.96">
    <vt:lpwstr>not:WorkItem/deliverable/verified.startDate</vt:lpwstr>
  </property>
  <property fmtid="{D5CDD505-2E9C-101B-9397-08002B2CF9AE}" pid="100" name="Polarion Field Info.97">
    <vt:lpwstr>not:WorkItem/deliverable/verified.duration</vt:lpwstr>
  </property>
  <property fmtid="{D5CDD505-2E9C-101B-9397-08002B2CF9AE}" pid="101" name="Polarion Field Info.98">
    <vt:lpwstr>not:WorkItem/deliverable/verified.constraintType</vt:lpwstr>
  </property>
  <property fmtid="{D5CDD505-2E9C-101B-9397-08002B2CF9AE}" pid="102" name="Polarion Field Info.99">
    <vt:lpwstr>not:WorkItem/deliverable/verified.constraintDate</vt:lpwstr>
  </property>
  <property fmtid="{D5CDD505-2E9C-101B-9397-08002B2CF9AE}" pid="103" name="Polarion Field Info.100">
    <vt:lpwstr>not:WorkItem/der_requirement/open.startDate</vt:lpwstr>
  </property>
  <property fmtid="{D5CDD505-2E9C-101B-9397-08002B2CF9AE}" pid="104" name="Polarion Field Info.101">
    <vt:lpwstr>not:WorkItem/der_requirement/open.duration</vt:lpwstr>
  </property>
  <property fmtid="{D5CDD505-2E9C-101B-9397-08002B2CF9AE}" pid="105" name="Polarion Field Info.102">
    <vt:lpwstr>not:WorkItem/der_requirement/open.constraintType</vt:lpwstr>
  </property>
  <property fmtid="{D5CDD505-2E9C-101B-9397-08002B2CF9AE}" pid="106" name="Polarion Field Info.103">
    <vt:lpwstr>not:WorkItem/der_requirement/open.constraintDate</vt:lpwstr>
  </property>
  <property fmtid="{D5CDD505-2E9C-101B-9397-08002B2CF9AE}" pid="107" name="Polarion Field Info.104">
    <vt:lpwstr>not:WorkItem/der_requirement/req_approval.startDate</vt:lpwstr>
  </property>
  <property fmtid="{D5CDD505-2E9C-101B-9397-08002B2CF9AE}" pid="108" name="Polarion Field Info.105">
    <vt:lpwstr>not:WorkItem/der_requirement/req_approval.duration</vt:lpwstr>
  </property>
  <property fmtid="{D5CDD505-2E9C-101B-9397-08002B2CF9AE}" pid="109" name="Polarion Field Info.106">
    <vt:lpwstr>not:WorkItem/der_requirement/req_approval.constraintType</vt:lpwstr>
  </property>
  <property fmtid="{D5CDD505-2E9C-101B-9397-08002B2CF9AE}" pid="110" name="Polarion Field Info.107">
    <vt:lpwstr>not:WorkItem/der_requirement/req_approval.constraintDate</vt:lpwstr>
  </property>
  <property fmtid="{D5CDD505-2E9C-101B-9397-08002B2CF9AE}" pid="111" name="Polarion Field Info.108">
    <vt:lpwstr>not:WorkItem/der_requirement/approved.startDate</vt:lpwstr>
  </property>
  <property fmtid="{D5CDD505-2E9C-101B-9397-08002B2CF9AE}" pid="112" name="Polarion Field Info.109">
    <vt:lpwstr>not:WorkItem/der_requirement/approved.duration</vt:lpwstr>
  </property>
  <property fmtid="{D5CDD505-2E9C-101B-9397-08002B2CF9AE}" pid="113" name="Polarion Field Info.110">
    <vt:lpwstr>not:WorkItem/der_requirement/approved.constraintType</vt:lpwstr>
  </property>
  <property fmtid="{D5CDD505-2E9C-101B-9397-08002B2CF9AE}" pid="114" name="Polarion Field Info.111">
    <vt:lpwstr>not:WorkItem/der_requirement/approved.constraintDate</vt:lpwstr>
  </property>
  <property fmtid="{D5CDD505-2E9C-101B-9397-08002B2CF9AE}" pid="115" name="Polarion Field Info.112">
    <vt:lpwstr>not:WorkItem/der_requirement/updating.startDate</vt:lpwstr>
  </property>
  <property fmtid="{D5CDD505-2E9C-101B-9397-08002B2CF9AE}" pid="116" name="Polarion Field Info.113">
    <vt:lpwstr>not:WorkItem/der_requirement/updating.duration</vt:lpwstr>
  </property>
  <property fmtid="{D5CDD505-2E9C-101B-9397-08002B2CF9AE}" pid="117" name="Polarion Field Info.114">
    <vt:lpwstr>not:WorkItem/der_requirement/updating.constraintType</vt:lpwstr>
  </property>
  <property fmtid="{D5CDD505-2E9C-101B-9397-08002B2CF9AE}" pid="118" name="Polarion Field Info.115">
    <vt:lpwstr>not:WorkItem/der_requirement/updating.constraintDate</vt:lpwstr>
  </property>
  <property fmtid="{D5CDD505-2E9C-101B-9397-08002B2CF9AE}" pid="119" name="Polarion Field Info.116">
    <vt:lpwstr>not:WorkItem/der_requirement/rejected.startDate</vt:lpwstr>
  </property>
  <property fmtid="{D5CDD505-2E9C-101B-9397-08002B2CF9AE}" pid="120" name="Polarion Field Info.117">
    <vt:lpwstr>not:WorkItem/der_requirement/rejected.duration</vt:lpwstr>
  </property>
  <property fmtid="{D5CDD505-2E9C-101B-9397-08002B2CF9AE}" pid="121" name="Polarion Field Info.118">
    <vt:lpwstr>not:WorkItem/der_requirement/rejected.constraintType</vt:lpwstr>
  </property>
  <property fmtid="{D5CDD505-2E9C-101B-9397-08002B2CF9AE}" pid="122" name="Polarion Field Info.119">
    <vt:lpwstr>not:WorkItem/der_requirement/rejected.constraintDate</vt:lpwstr>
  </property>
  <property fmtid="{D5CDD505-2E9C-101B-9397-08002B2CF9AE}" pid="123" name="Polarion Field Info.120">
    <vt:lpwstr>not:WorkItem/domaintestcase/draft.startDate</vt:lpwstr>
  </property>
  <property fmtid="{D5CDD505-2E9C-101B-9397-08002B2CF9AE}" pid="124" name="Polarion Field Info.121">
    <vt:lpwstr>not:WorkItem/domaintestcase/draft.duration</vt:lpwstr>
  </property>
  <property fmtid="{D5CDD505-2E9C-101B-9397-08002B2CF9AE}" pid="125" name="Polarion Field Info.122">
    <vt:lpwstr>not:WorkItem/domaintestcase/draft.constraintType</vt:lpwstr>
  </property>
  <property fmtid="{D5CDD505-2E9C-101B-9397-08002B2CF9AE}" pid="126" name="Polarion Field Info.123">
    <vt:lpwstr>not:WorkItem/domaintestcase/draft.constraintDate</vt:lpwstr>
  </property>
  <property fmtid="{D5CDD505-2E9C-101B-9397-08002B2CF9AE}" pid="127" name="Polarion Field Info.124">
    <vt:lpwstr>not:WorkItem/domaintestcase/active.startDate</vt:lpwstr>
  </property>
  <property fmtid="{D5CDD505-2E9C-101B-9397-08002B2CF9AE}" pid="128" name="Polarion Field Info.125">
    <vt:lpwstr>not:WorkItem/domaintestcase/active.duration</vt:lpwstr>
  </property>
  <property fmtid="{D5CDD505-2E9C-101B-9397-08002B2CF9AE}" pid="129" name="Polarion Field Info.126">
    <vt:lpwstr>not:WorkItem/domaintestcase/active.constraintType</vt:lpwstr>
  </property>
  <property fmtid="{D5CDD505-2E9C-101B-9397-08002B2CF9AE}" pid="130" name="Polarion Field Info.127">
    <vt:lpwstr>not:WorkItem/domaintestcase/active.constraintDate</vt:lpwstr>
  </property>
  <property fmtid="{D5CDD505-2E9C-101B-9397-08002B2CF9AE}" pid="131" name="Polarion Field Info.128">
    <vt:lpwstr>not:WorkItem/domaintestcase/inactive.startDate</vt:lpwstr>
  </property>
  <property fmtid="{D5CDD505-2E9C-101B-9397-08002B2CF9AE}" pid="132" name="Polarion Field Info.129">
    <vt:lpwstr>not:WorkItem/domaintestcase/inactive.duration</vt:lpwstr>
  </property>
  <property fmtid="{D5CDD505-2E9C-101B-9397-08002B2CF9AE}" pid="133" name="Polarion Field Info.130">
    <vt:lpwstr>not:WorkItem/domaintestcase/inactive.constraintType</vt:lpwstr>
  </property>
  <property fmtid="{D5CDD505-2E9C-101B-9397-08002B2CF9AE}" pid="134" name="Polarion Field Info.131">
    <vt:lpwstr>not:WorkItem/domaintestcase/inactive.constraintDate</vt:lpwstr>
  </property>
  <property fmtid="{D5CDD505-2E9C-101B-9397-08002B2CF9AE}" pid="135" name="Polarion Field Info.132">
    <vt:lpwstr>not:WorkItem/func_feat/open.startDate</vt:lpwstr>
  </property>
  <property fmtid="{D5CDD505-2E9C-101B-9397-08002B2CF9AE}" pid="136" name="Polarion Field Info.133">
    <vt:lpwstr>not:WorkItem/func_feat/open.duration</vt:lpwstr>
  </property>
  <property fmtid="{D5CDD505-2E9C-101B-9397-08002B2CF9AE}" pid="137" name="Polarion Field Info.134">
    <vt:lpwstr>not:WorkItem/func_feat/open.constraintType</vt:lpwstr>
  </property>
  <property fmtid="{D5CDD505-2E9C-101B-9397-08002B2CF9AE}" pid="138" name="Polarion Field Info.135">
    <vt:lpwstr>not:WorkItem/func_feat/open.constraintDate</vt:lpwstr>
  </property>
  <property fmtid="{D5CDD505-2E9C-101B-9397-08002B2CF9AE}" pid="139" name="Polarion Field Info.136">
    <vt:lpwstr>not:WorkItem/func_feat/confirmed.startDate</vt:lpwstr>
  </property>
  <property fmtid="{D5CDD505-2E9C-101B-9397-08002B2CF9AE}" pid="140" name="Polarion Field Info.137">
    <vt:lpwstr>not:WorkItem/func_feat/confirmed.duration</vt:lpwstr>
  </property>
  <property fmtid="{D5CDD505-2E9C-101B-9397-08002B2CF9AE}" pid="141" name="Polarion Field Info.138">
    <vt:lpwstr>not:WorkItem/func_feat/confirmed.constraintType</vt:lpwstr>
  </property>
  <property fmtid="{D5CDD505-2E9C-101B-9397-08002B2CF9AE}" pid="142" name="Polarion Field Info.139">
    <vt:lpwstr>not:WorkItem/func_feat/confirmed.constraintDate</vt:lpwstr>
  </property>
  <property fmtid="{D5CDD505-2E9C-101B-9397-08002B2CF9AE}" pid="143" name="Polarion Field Info.140">
    <vt:lpwstr>not:WorkItem/func_feat/rejected.startDate</vt:lpwstr>
  </property>
  <property fmtid="{D5CDD505-2E9C-101B-9397-08002B2CF9AE}" pid="144" name="Polarion Field Info.141">
    <vt:lpwstr>not:WorkItem/func_feat/rejected.duration</vt:lpwstr>
  </property>
  <property fmtid="{D5CDD505-2E9C-101B-9397-08002B2CF9AE}" pid="145" name="Polarion Field Info.142">
    <vt:lpwstr>not:WorkItem/func_feat/rejected.constraintType</vt:lpwstr>
  </property>
  <property fmtid="{D5CDD505-2E9C-101B-9397-08002B2CF9AE}" pid="146" name="Polarion Field Info.143">
    <vt:lpwstr>not:WorkItem/func_feat/rejected.constraintDate</vt:lpwstr>
  </property>
  <property fmtid="{D5CDD505-2E9C-101B-9397-08002B2CF9AE}" pid="147" name="Polarion Field Info.144">
    <vt:lpwstr>not:WorkItem/heading/open.startDate</vt:lpwstr>
  </property>
  <property fmtid="{D5CDD505-2E9C-101B-9397-08002B2CF9AE}" pid="148" name="Polarion Field Info.145">
    <vt:lpwstr>not:WorkItem/heading/open.duration</vt:lpwstr>
  </property>
  <property fmtid="{D5CDD505-2E9C-101B-9397-08002B2CF9AE}" pid="149" name="Polarion Field Info.146">
    <vt:lpwstr>not:WorkItem/heading/open.constraintType</vt:lpwstr>
  </property>
  <property fmtid="{D5CDD505-2E9C-101B-9397-08002B2CF9AE}" pid="150" name="Polarion Field Info.147">
    <vt:lpwstr>not:WorkItem/heading/open.constraintDate</vt:lpwstr>
  </property>
  <property fmtid="{D5CDD505-2E9C-101B-9397-08002B2CF9AE}" pid="151" name="Polarion Field Info.148">
    <vt:lpwstr>not:WorkItem/heading/inprogress.startDate</vt:lpwstr>
  </property>
  <property fmtid="{D5CDD505-2E9C-101B-9397-08002B2CF9AE}" pid="152" name="Polarion Field Info.149">
    <vt:lpwstr>not:WorkItem/heading/inprogress.duration</vt:lpwstr>
  </property>
  <property fmtid="{D5CDD505-2E9C-101B-9397-08002B2CF9AE}" pid="153" name="Polarion Field Info.150">
    <vt:lpwstr>not:WorkItem/heading/inprogress.constraintType</vt:lpwstr>
  </property>
  <property fmtid="{D5CDD505-2E9C-101B-9397-08002B2CF9AE}" pid="154" name="Polarion Field Info.151">
    <vt:lpwstr>not:WorkItem/heading/inprogress.constraintDate</vt:lpwstr>
  </property>
  <property fmtid="{D5CDD505-2E9C-101B-9397-08002B2CF9AE}" pid="155" name="Polarion Field Info.152">
    <vt:lpwstr>not:WorkItem/heading/reopened.startDate</vt:lpwstr>
  </property>
  <property fmtid="{D5CDD505-2E9C-101B-9397-08002B2CF9AE}" pid="156" name="Polarion Field Info.153">
    <vt:lpwstr>not:WorkItem/heading/reopened.duration</vt:lpwstr>
  </property>
  <property fmtid="{D5CDD505-2E9C-101B-9397-08002B2CF9AE}" pid="157" name="Polarion Field Info.154">
    <vt:lpwstr>not:WorkItem/heading/reopened.constraintType</vt:lpwstr>
  </property>
  <property fmtid="{D5CDD505-2E9C-101B-9397-08002B2CF9AE}" pid="158" name="Polarion Field Info.155">
    <vt:lpwstr>not:WorkItem/heading/reopened.constraintDate</vt:lpwstr>
  </property>
  <property fmtid="{D5CDD505-2E9C-101B-9397-08002B2CF9AE}" pid="159" name="Polarion Field Info.156">
    <vt:lpwstr>not:WorkItem/heading/done.startDate</vt:lpwstr>
  </property>
  <property fmtid="{D5CDD505-2E9C-101B-9397-08002B2CF9AE}" pid="160" name="Polarion Field Info.157">
    <vt:lpwstr>not:WorkItem/heading/done.duration</vt:lpwstr>
  </property>
  <property fmtid="{D5CDD505-2E9C-101B-9397-08002B2CF9AE}" pid="161" name="Polarion Field Info.158">
    <vt:lpwstr>not:WorkItem/heading/done.constraintType</vt:lpwstr>
  </property>
  <property fmtid="{D5CDD505-2E9C-101B-9397-08002B2CF9AE}" pid="162" name="Polarion Field Info.159">
    <vt:lpwstr>not:WorkItem/heading/done.constraintDate</vt:lpwstr>
  </property>
  <property fmtid="{D5CDD505-2E9C-101B-9397-08002B2CF9AE}" pid="163" name="Polarion Field Info.160">
    <vt:lpwstr>not:WorkItem/heading/verified.startDate</vt:lpwstr>
  </property>
  <property fmtid="{D5CDD505-2E9C-101B-9397-08002B2CF9AE}" pid="164" name="Polarion Field Info.161">
    <vt:lpwstr>not:WorkItem/heading/verified.duration</vt:lpwstr>
  </property>
  <property fmtid="{D5CDD505-2E9C-101B-9397-08002B2CF9AE}" pid="165" name="Polarion Field Info.162">
    <vt:lpwstr>not:WorkItem/heading/verified.constraintType</vt:lpwstr>
  </property>
  <property fmtid="{D5CDD505-2E9C-101B-9397-08002B2CF9AE}" pid="166" name="Polarion Field Info.163">
    <vt:lpwstr>not:WorkItem/heading/verified.constraintDate</vt:lpwstr>
  </property>
  <property fmtid="{D5CDD505-2E9C-101B-9397-08002B2CF9AE}" pid="167" name="Polarion Field Info.164">
    <vt:lpwstr>not:WorkItem/heading/rejected.startDate</vt:lpwstr>
  </property>
  <property fmtid="{D5CDD505-2E9C-101B-9397-08002B2CF9AE}" pid="168" name="Polarion Field Info.165">
    <vt:lpwstr>not:WorkItem/heading/rejected.duration</vt:lpwstr>
  </property>
  <property fmtid="{D5CDD505-2E9C-101B-9397-08002B2CF9AE}" pid="169" name="Polarion Field Info.166">
    <vt:lpwstr>not:WorkItem/heading/rejected.constraintType</vt:lpwstr>
  </property>
  <property fmtid="{D5CDD505-2E9C-101B-9397-08002B2CF9AE}" pid="170" name="Polarion Field Info.167">
    <vt:lpwstr>not:WorkItem/heading/rejected.constraintDate</vt:lpwstr>
  </property>
  <property fmtid="{D5CDD505-2E9C-101B-9397-08002B2CF9AE}" pid="171" name="Polarion Field Info.168">
    <vt:lpwstr>not:WorkItem/hwrelease/draft.startDate</vt:lpwstr>
  </property>
  <property fmtid="{D5CDD505-2E9C-101B-9397-08002B2CF9AE}" pid="172" name="Polarion Field Info.169">
    <vt:lpwstr>not:WorkItem/hwrelease/draft.duration</vt:lpwstr>
  </property>
  <property fmtid="{D5CDD505-2E9C-101B-9397-08002B2CF9AE}" pid="173" name="Polarion Field Info.170">
    <vt:lpwstr>not:WorkItem/hwrelease/draft.constraintType</vt:lpwstr>
  </property>
  <property fmtid="{D5CDD505-2E9C-101B-9397-08002B2CF9AE}" pid="174" name="Polarion Field Info.171">
    <vt:lpwstr>not:WorkItem/hwrelease/draft.constraintDate</vt:lpwstr>
  </property>
  <property fmtid="{D5CDD505-2E9C-101B-9397-08002B2CF9AE}" pid="175" name="Polarion Field Info.172">
    <vt:lpwstr>not:WorkItem/hwrelease/inprogress.startDate</vt:lpwstr>
  </property>
  <property fmtid="{D5CDD505-2E9C-101B-9397-08002B2CF9AE}" pid="176" name="Polarion Field Info.173">
    <vt:lpwstr>not:WorkItem/hwrelease/inprogress.duration</vt:lpwstr>
  </property>
  <property fmtid="{D5CDD505-2E9C-101B-9397-08002B2CF9AE}" pid="177" name="Polarion Field Info.174">
    <vt:lpwstr>not:WorkItem/hwrelease/inprogress.constraintType</vt:lpwstr>
  </property>
  <property fmtid="{D5CDD505-2E9C-101B-9397-08002B2CF9AE}" pid="178" name="Polarion Field Info.175">
    <vt:lpwstr>not:WorkItem/hwrelease/inprogress.constraintDate</vt:lpwstr>
  </property>
  <property fmtid="{D5CDD505-2E9C-101B-9397-08002B2CF9AE}" pid="179" name="Polarion Field Info.176">
    <vt:lpwstr>not:WorkItem/hwrelease/featurefreezed.startDate</vt:lpwstr>
  </property>
  <property fmtid="{D5CDD505-2E9C-101B-9397-08002B2CF9AE}" pid="180" name="Polarion Field Info.177">
    <vt:lpwstr>not:WorkItem/hwrelease/featurefreezed.duration</vt:lpwstr>
  </property>
  <property fmtid="{D5CDD505-2E9C-101B-9397-08002B2CF9AE}" pid="181" name="Polarion Field Info.178">
    <vt:lpwstr>not:WorkItem/hwrelease/featurefreezed.constraintType</vt:lpwstr>
  </property>
  <property fmtid="{D5CDD505-2E9C-101B-9397-08002B2CF9AE}" pid="182" name="Polarion Field Info.179">
    <vt:lpwstr>not:WorkItem/hwrelease/featurefreezed.constraintDate</vt:lpwstr>
  </property>
  <property fmtid="{D5CDD505-2E9C-101B-9397-08002B2CF9AE}" pid="183" name="Polarion Field Info.180">
    <vt:lpwstr>not:WorkItem/hwrelease/codefreezed.startDate</vt:lpwstr>
  </property>
  <property fmtid="{D5CDD505-2E9C-101B-9397-08002B2CF9AE}" pid="184" name="Polarion Field Info.181">
    <vt:lpwstr>not:WorkItem/hwrelease/codefreezed.duration</vt:lpwstr>
  </property>
  <property fmtid="{D5CDD505-2E9C-101B-9397-08002B2CF9AE}" pid="185" name="Polarion Field Info.182">
    <vt:lpwstr>not:WorkItem/hwrelease/codefreezed.constraintType</vt:lpwstr>
  </property>
  <property fmtid="{D5CDD505-2E9C-101B-9397-08002B2CF9AE}" pid="186" name="Polarion Field Info.183">
    <vt:lpwstr>not:WorkItem/hwrelease/codefreezed.constraintDate</vt:lpwstr>
  </property>
  <property fmtid="{D5CDD505-2E9C-101B-9397-08002B2CF9AE}" pid="187" name="Polarion Field Info.184">
    <vt:lpwstr>not:WorkItem/hwrelease/complete.startDate</vt:lpwstr>
  </property>
  <property fmtid="{D5CDD505-2E9C-101B-9397-08002B2CF9AE}" pid="188" name="Polarion Field Info.185">
    <vt:lpwstr>not:WorkItem/hwrelease/complete.duration</vt:lpwstr>
  </property>
  <property fmtid="{D5CDD505-2E9C-101B-9397-08002B2CF9AE}" pid="189" name="Polarion Field Info.186">
    <vt:lpwstr>not:WorkItem/hwrelease/complete.constraintType</vt:lpwstr>
  </property>
  <property fmtid="{D5CDD505-2E9C-101B-9397-08002B2CF9AE}" pid="190" name="Polarion Field Info.187">
    <vt:lpwstr>not:WorkItem/hwrelease/complete.constraintDate</vt:lpwstr>
  </property>
  <property fmtid="{D5CDD505-2E9C-101B-9397-08002B2CF9AE}" pid="191" name="Polarion Field Info.188">
    <vt:lpwstr>not:WorkItem/hwrelease/published.startDate</vt:lpwstr>
  </property>
  <property fmtid="{D5CDD505-2E9C-101B-9397-08002B2CF9AE}" pid="192" name="Polarion Field Info.189">
    <vt:lpwstr>not:WorkItem/hwrelease/published.duration</vt:lpwstr>
  </property>
  <property fmtid="{D5CDD505-2E9C-101B-9397-08002B2CF9AE}" pid="193" name="Polarion Field Info.190">
    <vt:lpwstr>not:WorkItem/hwrelease/published.constraintType</vt:lpwstr>
  </property>
  <property fmtid="{D5CDD505-2E9C-101B-9397-08002B2CF9AE}" pid="194" name="Polarion Field Info.191">
    <vt:lpwstr>not:WorkItem/hwrelease/published.constraintDate</vt:lpwstr>
  </property>
  <property fmtid="{D5CDD505-2E9C-101B-9397-08002B2CF9AE}" pid="195" name="Polarion Field Info.192">
    <vt:lpwstr>not:WorkItem/hwrelease/rejected.startDate</vt:lpwstr>
  </property>
  <property fmtid="{D5CDD505-2E9C-101B-9397-08002B2CF9AE}" pid="196" name="Polarion Field Info.193">
    <vt:lpwstr>not:WorkItem/hwrelease/rejected.duration</vt:lpwstr>
  </property>
  <property fmtid="{D5CDD505-2E9C-101B-9397-08002B2CF9AE}" pid="197" name="Polarion Field Info.194">
    <vt:lpwstr>not:WorkItem/hwrelease/rejected.constraintType</vt:lpwstr>
  </property>
  <property fmtid="{D5CDD505-2E9C-101B-9397-08002B2CF9AE}" pid="198" name="Polarion Field Info.195">
    <vt:lpwstr>not:WorkItem/hwrelease/rejected.constraintDate</vt:lpwstr>
  </property>
  <property fmtid="{D5CDD505-2E9C-101B-9397-08002B2CF9AE}" pid="199" name="Polarion Field Info.196">
    <vt:lpwstr>not:WorkItem/info/open.startDate</vt:lpwstr>
  </property>
  <property fmtid="{D5CDD505-2E9C-101B-9397-08002B2CF9AE}" pid="200" name="Polarion Field Info.197">
    <vt:lpwstr>not:WorkItem/info/open.duration</vt:lpwstr>
  </property>
  <property fmtid="{D5CDD505-2E9C-101B-9397-08002B2CF9AE}" pid="201" name="Polarion Field Info.198">
    <vt:lpwstr>not:WorkItem/info/open.constraintType</vt:lpwstr>
  </property>
  <property fmtid="{D5CDD505-2E9C-101B-9397-08002B2CF9AE}" pid="202" name="Polarion Field Info.199">
    <vt:lpwstr>not:WorkItem/info/open.constraintDate</vt:lpwstr>
  </property>
  <property fmtid="{D5CDD505-2E9C-101B-9397-08002B2CF9AE}" pid="203" name="Polarion Field Info.200">
    <vt:lpwstr>not:WorkItem/info/inprogress.startDate</vt:lpwstr>
  </property>
  <property fmtid="{D5CDD505-2E9C-101B-9397-08002B2CF9AE}" pid="204" name="Polarion Field Info.201">
    <vt:lpwstr>not:WorkItem/info/inprogress.duration</vt:lpwstr>
  </property>
  <property fmtid="{D5CDD505-2E9C-101B-9397-08002B2CF9AE}" pid="205" name="Polarion Field Info.202">
    <vt:lpwstr>not:WorkItem/info/inprogress.constraintType</vt:lpwstr>
  </property>
  <property fmtid="{D5CDD505-2E9C-101B-9397-08002B2CF9AE}" pid="206" name="Polarion Field Info.203">
    <vt:lpwstr>not:WorkItem/info/inprogress.constraintDate</vt:lpwstr>
  </property>
  <property fmtid="{D5CDD505-2E9C-101B-9397-08002B2CF9AE}" pid="207" name="Polarion Field Info.204">
    <vt:lpwstr>not:WorkItem/info/reopened.startDate</vt:lpwstr>
  </property>
  <property fmtid="{D5CDD505-2E9C-101B-9397-08002B2CF9AE}" pid="208" name="Polarion Field Info.205">
    <vt:lpwstr>not:WorkItem/info/reopened.duration</vt:lpwstr>
  </property>
  <property fmtid="{D5CDD505-2E9C-101B-9397-08002B2CF9AE}" pid="209" name="Polarion Field Info.206">
    <vt:lpwstr>not:WorkItem/info/reopened.constraintType</vt:lpwstr>
  </property>
  <property fmtid="{D5CDD505-2E9C-101B-9397-08002B2CF9AE}" pid="210" name="Polarion Field Info.207">
    <vt:lpwstr>not:WorkItem/info/reopened.constraintDate</vt:lpwstr>
  </property>
  <property fmtid="{D5CDD505-2E9C-101B-9397-08002B2CF9AE}" pid="211" name="Polarion Field Info.208">
    <vt:lpwstr>not:WorkItem/info/done.startDate</vt:lpwstr>
  </property>
  <property fmtid="{D5CDD505-2E9C-101B-9397-08002B2CF9AE}" pid="212" name="Polarion Field Info.209">
    <vt:lpwstr>not:WorkItem/info/done.duration</vt:lpwstr>
  </property>
  <property fmtid="{D5CDD505-2E9C-101B-9397-08002B2CF9AE}" pid="213" name="Polarion Field Info.210">
    <vt:lpwstr>not:WorkItem/info/done.constraintType</vt:lpwstr>
  </property>
  <property fmtid="{D5CDD505-2E9C-101B-9397-08002B2CF9AE}" pid="214" name="Polarion Field Info.211">
    <vt:lpwstr>not:WorkItem/info/done.constraintDate</vt:lpwstr>
  </property>
  <property fmtid="{D5CDD505-2E9C-101B-9397-08002B2CF9AE}" pid="215" name="Polarion Field Info.212">
    <vt:lpwstr>not:WorkItem/info/verified.startDate</vt:lpwstr>
  </property>
  <property fmtid="{D5CDD505-2E9C-101B-9397-08002B2CF9AE}" pid="216" name="Polarion Field Info.213">
    <vt:lpwstr>not:WorkItem/info/verified.duration</vt:lpwstr>
  </property>
  <property fmtid="{D5CDD505-2E9C-101B-9397-08002B2CF9AE}" pid="217" name="Polarion Field Info.214">
    <vt:lpwstr>not:WorkItem/info/verified.constraintType</vt:lpwstr>
  </property>
  <property fmtid="{D5CDD505-2E9C-101B-9397-08002B2CF9AE}" pid="218" name="Polarion Field Info.215">
    <vt:lpwstr>not:WorkItem/info/verified.constraintDate</vt:lpwstr>
  </property>
  <property fmtid="{D5CDD505-2E9C-101B-9397-08002B2CF9AE}" pid="219" name="Polarion Field Info.216">
    <vt:lpwstr>not:WorkItem/info/rejected.startDate</vt:lpwstr>
  </property>
  <property fmtid="{D5CDD505-2E9C-101B-9397-08002B2CF9AE}" pid="220" name="Polarion Field Info.217">
    <vt:lpwstr>not:WorkItem/info/rejected.duration</vt:lpwstr>
  </property>
  <property fmtid="{D5CDD505-2E9C-101B-9397-08002B2CF9AE}" pid="221" name="Polarion Field Info.218">
    <vt:lpwstr>not:WorkItem/info/rejected.constraintType</vt:lpwstr>
  </property>
  <property fmtid="{D5CDD505-2E9C-101B-9397-08002B2CF9AE}" pid="222" name="Polarion Field Info.219">
    <vt:lpwstr>not:WorkItem/info/rejected.constraintDate</vt:lpwstr>
  </property>
  <property fmtid="{D5CDD505-2E9C-101B-9397-08002B2CF9AE}" pid="223" name="Polarion Field Info.220">
    <vt:lpwstr>not:WorkItem/interface/open.startDate</vt:lpwstr>
  </property>
  <property fmtid="{D5CDD505-2E9C-101B-9397-08002B2CF9AE}" pid="224" name="Polarion Field Info.221">
    <vt:lpwstr>not:WorkItem/interface/open.duration</vt:lpwstr>
  </property>
  <property fmtid="{D5CDD505-2E9C-101B-9397-08002B2CF9AE}" pid="225" name="Polarion Field Info.222">
    <vt:lpwstr>not:WorkItem/interface/open.constraintType</vt:lpwstr>
  </property>
  <property fmtid="{D5CDD505-2E9C-101B-9397-08002B2CF9AE}" pid="226" name="Polarion Field Info.223">
    <vt:lpwstr>not:WorkItem/interface/open.constraintDate</vt:lpwstr>
  </property>
  <property fmtid="{D5CDD505-2E9C-101B-9397-08002B2CF9AE}" pid="227" name="Polarion Field Info.224">
    <vt:lpwstr>not:WorkItem/interface/inprogress.startDate</vt:lpwstr>
  </property>
  <property fmtid="{D5CDD505-2E9C-101B-9397-08002B2CF9AE}" pid="228" name="Polarion Field Info.225">
    <vt:lpwstr>not:WorkItem/interface/inprogress.duration</vt:lpwstr>
  </property>
  <property fmtid="{D5CDD505-2E9C-101B-9397-08002B2CF9AE}" pid="229" name="Polarion Field Info.226">
    <vt:lpwstr>not:WorkItem/interface/inprogress.constraintType</vt:lpwstr>
  </property>
  <property fmtid="{D5CDD505-2E9C-101B-9397-08002B2CF9AE}" pid="230" name="Polarion Field Info.227">
    <vt:lpwstr>not:WorkItem/interface/inprogress.constraintDate</vt:lpwstr>
  </property>
  <property fmtid="{D5CDD505-2E9C-101B-9397-08002B2CF9AE}" pid="231" name="Polarion Field Info.228">
    <vt:lpwstr>not:WorkItem/interface/reopened.startDate</vt:lpwstr>
  </property>
  <property fmtid="{D5CDD505-2E9C-101B-9397-08002B2CF9AE}" pid="232" name="Polarion Field Info.229">
    <vt:lpwstr>not:WorkItem/interface/reopened.duration</vt:lpwstr>
  </property>
  <property fmtid="{D5CDD505-2E9C-101B-9397-08002B2CF9AE}" pid="233" name="Polarion Field Info.230">
    <vt:lpwstr>not:WorkItem/interface/reopened.constraintType</vt:lpwstr>
  </property>
  <property fmtid="{D5CDD505-2E9C-101B-9397-08002B2CF9AE}" pid="234" name="Polarion Field Info.231">
    <vt:lpwstr>not:WorkItem/interface/reopened.constraintDate</vt:lpwstr>
  </property>
  <property fmtid="{D5CDD505-2E9C-101B-9397-08002B2CF9AE}" pid="235" name="Polarion Field Info.232">
    <vt:lpwstr>not:WorkItem/interface/done.startDate</vt:lpwstr>
  </property>
  <property fmtid="{D5CDD505-2E9C-101B-9397-08002B2CF9AE}" pid="236" name="Polarion Field Info.233">
    <vt:lpwstr>not:WorkItem/interface/done.duration</vt:lpwstr>
  </property>
  <property fmtid="{D5CDD505-2E9C-101B-9397-08002B2CF9AE}" pid="237" name="Polarion Field Info.234">
    <vt:lpwstr>not:WorkItem/interface/done.constraintType</vt:lpwstr>
  </property>
  <property fmtid="{D5CDD505-2E9C-101B-9397-08002B2CF9AE}" pid="238" name="Polarion Field Info.235">
    <vt:lpwstr>not:WorkItem/interface/done.constraintDate</vt:lpwstr>
  </property>
  <property fmtid="{D5CDD505-2E9C-101B-9397-08002B2CF9AE}" pid="239" name="Polarion Field Info.236">
    <vt:lpwstr>not:WorkItem/interface/verified.startDate</vt:lpwstr>
  </property>
  <property fmtid="{D5CDD505-2E9C-101B-9397-08002B2CF9AE}" pid="240" name="Polarion Field Info.237">
    <vt:lpwstr>not:WorkItem/interface/verified.duration</vt:lpwstr>
  </property>
  <property fmtid="{D5CDD505-2E9C-101B-9397-08002B2CF9AE}" pid="241" name="Polarion Field Info.238">
    <vt:lpwstr>not:WorkItem/interface/verified.constraintType</vt:lpwstr>
  </property>
  <property fmtid="{D5CDD505-2E9C-101B-9397-08002B2CF9AE}" pid="242" name="Polarion Field Info.239">
    <vt:lpwstr>not:WorkItem/interface/verified.constraintDate</vt:lpwstr>
  </property>
  <property fmtid="{D5CDD505-2E9C-101B-9397-08002B2CF9AE}" pid="243" name="Polarion Field Info.240">
    <vt:lpwstr>not:WorkItem/interface/rejected.startDate</vt:lpwstr>
  </property>
  <property fmtid="{D5CDD505-2E9C-101B-9397-08002B2CF9AE}" pid="244" name="Polarion Field Info.241">
    <vt:lpwstr>not:WorkItem/interface/rejected.duration</vt:lpwstr>
  </property>
  <property fmtid="{D5CDD505-2E9C-101B-9397-08002B2CF9AE}" pid="245" name="Polarion Field Info.242">
    <vt:lpwstr>not:WorkItem/interface/rejected.constraintType</vt:lpwstr>
  </property>
  <property fmtid="{D5CDD505-2E9C-101B-9397-08002B2CF9AE}" pid="246" name="Polarion Field Info.243">
    <vt:lpwstr>not:WorkItem/interface/rejected.constraintDate</vt:lpwstr>
  </property>
  <property fmtid="{D5CDD505-2E9C-101B-9397-08002B2CF9AE}" pid="247" name="Polarion Field Info.244">
    <vt:lpwstr>not:WorkItem/issue/draft.startDate</vt:lpwstr>
  </property>
  <property fmtid="{D5CDD505-2E9C-101B-9397-08002B2CF9AE}" pid="248" name="Polarion Field Info.245">
    <vt:lpwstr>not:WorkItem/issue/draft.duration</vt:lpwstr>
  </property>
  <property fmtid="{D5CDD505-2E9C-101B-9397-08002B2CF9AE}" pid="249" name="Polarion Field Info.246">
    <vt:lpwstr>not:WorkItem/issue/draft.constraintType</vt:lpwstr>
  </property>
  <property fmtid="{D5CDD505-2E9C-101B-9397-08002B2CF9AE}" pid="250" name="Polarion Field Info.247">
    <vt:lpwstr>not:WorkItem/issue/draft.constraintDate</vt:lpwstr>
  </property>
  <property fmtid="{D5CDD505-2E9C-101B-9397-08002B2CF9AE}" pid="251" name="Polarion Field Info.248">
    <vt:lpwstr>not:WorkItem/issue/confirmed.startDate</vt:lpwstr>
  </property>
  <property fmtid="{D5CDD505-2E9C-101B-9397-08002B2CF9AE}" pid="252" name="Polarion Field Info.249">
    <vt:lpwstr>not:WorkItem/issue/confirmed.duration</vt:lpwstr>
  </property>
  <property fmtid="{D5CDD505-2E9C-101B-9397-08002B2CF9AE}" pid="253" name="Polarion Field Info.250">
    <vt:lpwstr>not:WorkItem/issue/confirmed.constraintType</vt:lpwstr>
  </property>
  <property fmtid="{D5CDD505-2E9C-101B-9397-08002B2CF9AE}" pid="254" name="Polarion Field Info.251">
    <vt:lpwstr>not:WorkItem/issue/confirmed.constraintDate</vt:lpwstr>
  </property>
  <property fmtid="{D5CDD505-2E9C-101B-9397-08002B2CF9AE}" pid="255" name="Polarion Field Info.252">
    <vt:lpwstr>not:WorkItem/issue/rejected.startDate</vt:lpwstr>
  </property>
  <property fmtid="{D5CDD505-2E9C-101B-9397-08002B2CF9AE}" pid="256" name="Polarion Field Info.253">
    <vt:lpwstr>not:WorkItem/issue/rejected.duration</vt:lpwstr>
  </property>
  <property fmtid="{D5CDD505-2E9C-101B-9397-08002B2CF9AE}" pid="257" name="Polarion Field Info.254">
    <vt:lpwstr>not:WorkItem/issue/rejected.constraintType</vt:lpwstr>
  </property>
  <property fmtid="{D5CDD505-2E9C-101B-9397-08002B2CF9AE}" pid="258" name="Polarion Field Info.255">
    <vt:lpwstr>not:WorkItem/issue/rejected.constraintDate</vt:lpwstr>
  </property>
  <property fmtid="{D5CDD505-2E9C-101B-9397-08002B2CF9AE}" pid="259" name="Polarion Field Info.256">
    <vt:lpwstr>not:WorkItem/issue/assigned.startDate</vt:lpwstr>
  </property>
  <property fmtid="{D5CDD505-2E9C-101B-9397-08002B2CF9AE}" pid="260" name="Polarion Field Info.257">
    <vt:lpwstr>not:WorkItem/issue/assigned.duration</vt:lpwstr>
  </property>
  <property fmtid="{D5CDD505-2E9C-101B-9397-08002B2CF9AE}" pid="261" name="Polarion Field Info.258">
    <vt:lpwstr>not:WorkItem/issue/assigned.constraintType</vt:lpwstr>
  </property>
  <property fmtid="{D5CDD505-2E9C-101B-9397-08002B2CF9AE}" pid="262" name="Polarion Field Info.259">
    <vt:lpwstr>not:WorkItem/issue/assigned.constraintDate</vt:lpwstr>
  </property>
  <property fmtid="{D5CDD505-2E9C-101B-9397-08002B2CF9AE}" pid="263" name="Polarion Field Info.260">
    <vt:lpwstr>not:WorkItem/issue/analyze_fix.startDate</vt:lpwstr>
  </property>
  <property fmtid="{D5CDD505-2E9C-101B-9397-08002B2CF9AE}" pid="264" name="Polarion Field Info.261">
    <vt:lpwstr>not:WorkItem/issue/analyze_fix.duration</vt:lpwstr>
  </property>
  <property fmtid="{D5CDD505-2E9C-101B-9397-08002B2CF9AE}" pid="265" name="Polarion Field Info.262">
    <vt:lpwstr>not:WorkItem/issue/analyze_fix.constraintType</vt:lpwstr>
  </property>
  <property fmtid="{D5CDD505-2E9C-101B-9397-08002B2CF9AE}" pid="266" name="Polarion Field Info.263">
    <vt:lpwstr>not:WorkItem/issue/analyze_fix.constraintDate</vt:lpwstr>
  </property>
  <property fmtid="{D5CDD505-2E9C-101B-9397-08002B2CF9AE}" pid="267" name="Polarion Field Info.264">
    <vt:lpwstr>not:WorkItem/issue/done.startDate</vt:lpwstr>
  </property>
  <property fmtid="{D5CDD505-2E9C-101B-9397-08002B2CF9AE}" pid="268" name="Polarion Field Info.265">
    <vt:lpwstr>not:WorkItem/issue/done.duration</vt:lpwstr>
  </property>
  <property fmtid="{D5CDD505-2E9C-101B-9397-08002B2CF9AE}" pid="269" name="Polarion Field Info.266">
    <vt:lpwstr>not:WorkItem/issue/done.constraintType</vt:lpwstr>
  </property>
  <property fmtid="{D5CDD505-2E9C-101B-9397-08002B2CF9AE}" pid="270" name="Polarion Field Info.267">
    <vt:lpwstr>not:WorkItem/issue/done.constraintDate</vt:lpwstr>
  </property>
  <property fmtid="{D5CDD505-2E9C-101B-9397-08002B2CF9AE}" pid="271" name="Polarion Field Info.268">
    <vt:lpwstr>not:WorkItem/issue/merged.startDate</vt:lpwstr>
  </property>
  <property fmtid="{D5CDD505-2E9C-101B-9397-08002B2CF9AE}" pid="272" name="Polarion Field Info.269">
    <vt:lpwstr>not:WorkItem/issue/merged.duration</vt:lpwstr>
  </property>
  <property fmtid="{D5CDD505-2E9C-101B-9397-08002B2CF9AE}" pid="273" name="Polarion Field Info.270">
    <vt:lpwstr>not:WorkItem/issue/merged.constraintType</vt:lpwstr>
  </property>
  <property fmtid="{D5CDD505-2E9C-101B-9397-08002B2CF9AE}" pid="274" name="Polarion Field Info.271">
    <vt:lpwstr>not:WorkItem/issue/merged.constraintDate</vt:lpwstr>
  </property>
  <property fmtid="{D5CDD505-2E9C-101B-9397-08002B2CF9AE}" pid="275" name="Polarion Field Info.272">
    <vt:lpwstr>not:WorkItem/issue/verified.startDate</vt:lpwstr>
  </property>
  <property fmtid="{D5CDD505-2E9C-101B-9397-08002B2CF9AE}" pid="276" name="Polarion Field Info.273">
    <vt:lpwstr>not:WorkItem/issue/verified.duration</vt:lpwstr>
  </property>
  <property fmtid="{D5CDD505-2E9C-101B-9397-08002B2CF9AE}" pid="277" name="Polarion Field Info.274">
    <vt:lpwstr>not:WorkItem/issue/verified.constraintType</vt:lpwstr>
  </property>
  <property fmtid="{D5CDD505-2E9C-101B-9397-08002B2CF9AE}" pid="278" name="Polarion Field Info.275">
    <vt:lpwstr>not:WorkItem/issue/verified.constraintDate</vt:lpwstr>
  </property>
  <property fmtid="{D5CDD505-2E9C-101B-9397-08002B2CF9AE}" pid="279" name="Polarion Field Info.276">
    <vt:lpwstr>not:WorkItem/issue/closed.startDate</vt:lpwstr>
  </property>
  <property fmtid="{D5CDD505-2E9C-101B-9397-08002B2CF9AE}" pid="280" name="Polarion Field Info.277">
    <vt:lpwstr>not:WorkItem/issue/closed.duration</vt:lpwstr>
  </property>
  <property fmtid="{D5CDD505-2E9C-101B-9397-08002B2CF9AE}" pid="281" name="Polarion Field Info.278">
    <vt:lpwstr>not:WorkItem/issue/closed.constraintType</vt:lpwstr>
  </property>
  <property fmtid="{D5CDD505-2E9C-101B-9397-08002B2CF9AE}" pid="282" name="Polarion Field Info.279">
    <vt:lpwstr>not:WorkItem/issue/closed.constraintDate</vt:lpwstr>
  </property>
  <property fmtid="{D5CDD505-2E9C-101B-9397-08002B2CF9AE}" pid="283" name="Polarion Field Info.280">
    <vt:lpwstr>not:WorkItem/mecrelease/draft.startDate</vt:lpwstr>
  </property>
  <property fmtid="{D5CDD505-2E9C-101B-9397-08002B2CF9AE}" pid="284" name="Polarion Field Info.281">
    <vt:lpwstr>not:WorkItem/mecrelease/draft.duration</vt:lpwstr>
  </property>
  <property fmtid="{D5CDD505-2E9C-101B-9397-08002B2CF9AE}" pid="285" name="Polarion Field Info.282">
    <vt:lpwstr>not:WorkItem/mecrelease/draft.constraintType</vt:lpwstr>
  </property>
  <property fmtid="{D5CDD505-2E9C-101B-9397-08002B2CF9AE}" pid="286" name="Polarion Field Info.283">
    <vt:lpwstr>not:WorkItem/mecrelease/draft.constraintDate</vt:lpwstr>
  </property>
  <property fmtid="{D5CDD505-2E9C-101B-9397-08002B2CF9AE}" pid="287" name="Polarion Field Info.284">
    <vt:lpwstr>not:WorkItem/mecrelease/inprogress.startDate</vt:lpwstr>
  </property>
  <property fmtid="{D5CDD505-2E9C-101B-9397-08002B2CF9AE}" pid="288" name="Polarion Field Info.285">
    <vt:lpwstr>not:WorkItem/mecrelease/inprogress.duration</vt:lpwstr>
  </property>
  <property fmtid="{D5CDD505-2E9C-101B-9397-08002B2CF9AE}" pid="289" name="Polarion Field Info.286">
    <vt:lpwstr>not:WorkItem/mecrelease/inprogress.constraintType</vt:lpwstr>
  </property>
  <property fmtid="{D5CDD505-2E9C-101B-9397-08002B2CF9AE}" pid="290" name="Polarion Field Info.287">
    <vt:lpwstr>not:WorkItem/mecrelease/inprogress.constraintDate</vt:lpwstr>
  </property>
  <property fmtid="{D5CDD505-2E9C-101B-9397-08002B2CF9AE}" pid="291" name="Polarion Field Info.288">
    <vt:lpwstr>not:WorkItem/mecrelease/featurefreezed.startDate</vt:lpwstr>
  </property>
  <property fmtid="{D5CDD505-2E9C-101B-9397-08002B2CF9AE}" pid="292" name="Polarion Field Info.289">
    <vt:lpwstr>not:WorkItem/mecrelease/featurefreezed.duration</vt:lpwstr>
  </property>
  <property fmtid="{D5CDD505-2E9C-101B-9397-08002B2CF9AE}" pid="293" name="Polarion Field Info.290">
    <vt:lpwstr>not:WorkItem/mecrelease/featurefreezed.constraintType</vt:lpwstr>
  </property>
  <property fmtid="{D5CDD505-2E9C-101B-9397-08002B2CF9AE}" pid="294" name="Polarion Field Info.291">
    <vt:lpwstr>not:WorkItem/mecrelease/featurefreezed.constraintDate</vt:lpwstr>
  </property>
  <property fmtid="{D5CDD505-2E9C-101B-9397-08002B2CF9AE}" pid="295" name="Polarion Field Info.292">
    <vt:lpwstr>not:WorkItem/mecrelease/codefreezed.startDate</vt:lpwstr>
  </property>
  <property fmtid="{D5CDD505-2E9C-101B-9397-08002B2CF9AE}" pid="296" name="Polarion Field Info.293">
    <vt:lpwstr>not:WorkItem/mecrelease/codefreezed.duration</vt:lpwstr>
  </property>
  <property fmtid="{D5CDD505-2E9C-101B-9397-08002B2CF9AE}" pid="297" name="Polarion Field Info.294">
    <vt:lpwstr>not:WorkItem/mecrelease/codefreezed.constraintType</vt:lpwstr>
  </property>
  <property fmtid="{D5CDD505-2E9C-101B-9397-08002B2CF9AE}" pid="298" name="Polarion Field Info.295">
    <vt:lpwstr>not:WorkItem/mecrelease/codefreezed.constraintDate</vt:lpwstr>
  </property>
  <property fmtid="{D5CDD505-2E9C-101B-9397-08002B2CF9AE}" pid="299" name="Polarion Field Info.296">
    <vt:lpwstr>not:WorkItem/mecrelease/complete.startDate</vt:lpwstr>
  </property>
  <property fmtid="{D5CDD505-2E9C-101B-9397-08002B2CF9AE}" pid="300" name="Polarion Field Info.297">
    <vt:lpwstr>not:WorkItem/mecrelease/complete.duration</vt:lpwstr>
  </property>
  <property fmtid="{D5CDD505-2E9C-101B-9397-08002B2CF9AE}" pid="301" name="Polarion Field Info.298">
    <vt:lpwstr>not:WorkItem/mecrelease/complete.constraintType</vt:lpwstr>
  </property>
  <property fmtid="{D5CDD505-2E9C-101B-9397-08002B2CF9AE}" pid="302" name="Polarion Field Info.299">
    <vt:lpwstr>not:WorkItem/mecrelease/complete.constraintDate</vt:lpwstr>
  </property>
  <property fmtid="{D5CDD505-2E9C-101B-9397-08002B2CF9AE}" pid="303" name="Polarion Field Info.300">
    <vt:lpwstr>not:WorkItem/mecrelease/published.startDate</vt:lpwstr>
  </property>
  <property fmtid="{D5CDD505-2E9C-101B-9397-08002B2CF9AE}" pid="304" name="Polarion Field Info.301">
    <vt:lpwstr>not:WorkItem/mecrelease/published.duration</vt:lpwstr>
  </property>
  <property fmtid="{D5CDD505-2E9C-101B-9397-08002B2CF9AE}" pid="305" name="Polarion Field Info.302">
    <vt:lpwstr>not:WorkItem/mecrelease/published.constraintType</vt:lpwstr>
  </property>
  <property fmtid="{D5CDD505-2E9C-101B-9397-08002B2CF9AE}" pid="306" name="Polarion Field Info.303">
    <vt:lpwstr>not:WorkItem/mecrelease/published.constraintDate</vt:lpwstr>
  </property>
  <property fmtid="{D5CDD505-2E9C-101B-9397-08002B2CF9AE}" pid="307" name="Polarion Field Info.304">
    <vt:lpwstr>not:WorkItem/mecrelease/rejected.startDate</vt:lpwstr>
  </property>
  <property fmtid="{D5CDD505-2E9C-101B-9397-08002B2CF9AE}" pid="308" name="Polarion Field Info.305">
    <vt:lpwstr>not:WorkItem/mecrelease/rejected.duration</vt:lpwstr>
  </property>
  <property fmtid="{D5CDD505-2E9C-101B-9397-08002B2CF9AE}" pid="309" name="Polarion Field Info.306">
    <vt:lpwstr>not:WorkItem/mecrelease/rejected.constraintType</vt:lpwstr>
  </property>
  <property fmtid="{D5CDD505-2E9C-101B-9397-08002B2CF9AE}" pid="310" name="Polarion Field Info.307">
    <vt:lpwstr>not:WorkItem/mecrelease/rejected.constraintDate</vt:lpwstr>
  </property>
  <property fmtid="{D5CDD505-2E9C-101B-9397-08002B2CF9AE}" pid="311" name="Polarion Field Info.308">
    <vt:lpwstr>not:WorkItem/parameter/open.startDate</vt:lpwstr>
  </property>
  <property fmtid="{D5CDD505-2E9C-101B-9397-08002B2CF9AE}" pid="312" name="Polarion Field Info.309">
    <vt:lpwstr>not:WorkItem/parameter/open.duration</vt:lpwstr>
  </property>
  <property fmtid="{D5CDD505-2E9C-101B-9397-08002B2CF9AE}" pid="313" name="Polarion Field Info.310">
    <vt:lpwstr>not:WorkItem/parameter/open.constraintType</vt:lpwstr>
  </property>
  <property fmtid="{D5CDD505-2E9C-101B-9397-08002B2CF9AE}" pid="314" name="Polarion Field Info.311">
    <vt:lpwstr>not:WorkItem/parameter/open.constraintDate</vt:lpwstr>
  </property>
  <property fmtid="{D5CDD505-2E9C-101B-9397-08002B2CF9AE}" pid="315" name="Polarion Field Info.312">
    <vt:lpwstr>not:WorkItem/parameter/inprogress.startDate</vt:lpwstr>
  </property>
  <property fmtid="{D5CDD505-2E9C-101B-9397-08002B2CF9AE}" pid="316" name="Polarion Field Info.313">
    <vt:lpwstr>not:WorkItem/parameter/inprogress.duration</vt:lpwstr>
  </property>
  <property fmtid="{D5CDD505-2E9C-101B-9397-08002B2CF9AE}" pid="317" name="Polarion Field Info.314">
    <vt:lpwstr>not:WorkItem/parameter/inprogress.constraintType</vt:lpwstr>
  </property>
  <property fmtid="{D5CDD505-2E9C-101B-9397-08002B2CF9AE}" pid="318" name="Polarion Field Info.315">
    <vt:lpwstr>not:WorkItem/parameter/inprogress.constraintDate</vt:lpwstr>
  </property>
  <property fmtid="{D5CDD505-2E9C-101B-9397-08002B2CF9AE}" pid="319" name="Polarion Field Info.316">
    <vt:lpwstr>not:WorkItem/parameter/reopened.startDate</vt:lpwstr>
  </property>
  <property fmtid="{D5CDD505-2E9C-101B-9397-08002B2CF9AE}" pid="320" name="Polarion Field Info.317">
    <vt:lpwstr>not:WorkItem/parameter/reopened.duration</vt:lpwstr>
  </property>
  <property fmtid="{D5CDD505-2E9C-101B-9397-08002B2CF9AE}" pid="321" name="Polarion Field Info.318">
    <vt:lpwstr>not:WorkItem/parameter/reopened.constraintType</vt:lpwstr>
  </property>
  <property fmtid="{D5CDD505-2E9C-101B-9397-08002B2CF9AE}" pid="322" name="Polarion Field Info.319">
    <vt:lpwstr>not:WorkItem/parameter/reopened.constraintDate</vt:lpwstr>
  </property>
  <property fmtid="{D5CDD505-2E9C-101B-9397-08002B2CF9AE}" pid="323" name="Polarion Field Info.320">
    <vt:lpwstr>not:WorkItem/parameter/done.startDate</vt:lpwstr>
  </property>
  <property fmtid="{D5CDD505-2E9C-101B-9397-08002B2CF9AE}" pid="324" name="Polarion Field Info.321">
    <vt:lpwstr>not:WorkItem/parameter/done.duration</vt:lpwstr>
  </property>
  <property fmtid="{D5CDD505-2E9C-101B-9397-08002B2CF9AE}" pid="325" name="Polarion Field Info.322">
    <vt:lpwstr>not:WorkItem/parameter/done.constraintType</vt:lpwstr>
  </property>
  <property fmtid="{D5CDD505-2E9C-101B-9397-08002B2CF9AE}" pid="326" name="Polarion Field Info.323">
    <vt:lpwstr>not:WorkItem/parameter/done.constraintDate</vt:lpwstr>
  </property>
  <property fmtid="{D5CDD505-2E9C-101B-9397-08002B2CF9AE}" pid="327" name="Polarion Field Info.324">
    <vt:lpwstr>not:WorkItem/parameter/verified.startDate</vt:lpwstr>
  </property>
  <property fmtid="{D5CDD505-2E9C-101B-9397-08002B2CF9AE}" pid="328" name="Polarion Field Info.325">
    <vt:lpwstr>not:WorkItem/parameter/verified.duration</vt:lpwstr>
  </property>
  <property fmtid="{D5CDD505-2E9C-101B-9397-08002B2CF9AE}" pid="329" name="Polarion Field Info.326">
    <vt:lpwstr>not:WorkItem/parameter/verified.constraintType</vt:lpwstr>
  </property>
  <property fmtid="{D5CDD505-2E9C-101B-9397-08002B2CF9AE}" pid="330" name="Polarion Field Info.327">
    <vt:lpwstr>not:WorkItem/parameter/verified.constraintDate</vt:lpwstr>
  </property>
  <property fmtid="{D5CDD505-2E9C-101B-9397-08002B2CF9AE}" pid="331" name="Polarion Field Info.328">
    <vt:lpwstr>not:WorkItem/parameter/rejected.startDate</vt:lpwstr>
  </property>
  <property fmtid="{D5CDD505-2E9C-101B-9397-08002B2CF9AE}" pid="332" name="Polarion Field Info.329">
    <vt:lpwstr>not:WorkItem/parameter/rejected.duration</vt:lpwstr>
  </property>
  <property fmtid="{D5CDD505-2E9C-101B-9397-08002B2CF9AE}" pid="333" name="Polarion Field Info.330">
    <vt:lpwstr>not:WorkItem/parameter/rejected.constraintType</vt:lpwstr>
  </property>
  <property fmtid="{D5CDD505-2E9C-101B-9397-08002B2CF9AE}" pid="334" name="Polarion Field Info.331">
    <vt:lpwstr>not:WorkItem/parameter/rejected.constraintDate</vt:lpwstr>
  </property>
  <property fmtid="{D5CDD505-2E9C-101B-9397-08002B2CF9AE}" pid="335" name="Polarion Field Info.332">
    <vt:lpwstr>not:WorkItem/prototypedevelopment/open.startDate</vt:lpwstr>
  </property>
  <property fmtid="{D5CDD505-2E9C-101B-9397-08002B2CF9AE}" pid="336" name="Polarion Field Info.333">
    <vt:lpwstr>not:WorkItem/prototypedevelopment/open.duration</vt:lpwstr>
  </property>
  <property fmtid="{D5CDD505-2E9C-101B-9397-08002B2CF9AE}" pid="337" name="Polarion Field Info.334">
    <vt:lpwstr>not:WorkItem/prototypedevelopment/open.constraintType</vt:lpwstr>
  </property>
  <property fmtid="{D5CDD505-2E9C-101B-9397-08002B2CF9AE}" pid="338" name="Polarion Field Info.335">
    <vt:lpwstr>not:WorkItem/prototypedevelopment/open.constraintDate</vt:lpwstr>
  </property>
  <property fmtid="{D5CDD505-2E9C-101B-9397-08002B2CF9AE}" pid="339" name="Polarion Field Info.336">
    <vt:lpwstr>not:WorkItem/prototypedevelopment/inprogress.startDate</vt:lpwstr>
  </property>
  <property fmtid="{D5CDD505-2E9C-101B-9397-08002B2CF9AE}" pid="340" name="Polarion Field Info.337">
    <vt:lpwstr>not:WorkItem/prototypedevelopment/inprogress.duration</vt:lpwstr>
  </property>
  <property fmtid="{D5CDD505-2E9C-101B-9397-08002B2CF9AE}" pid="341" name="Polarion Field Info.338">
    <vt:lpwstr>not:WorkItem/prototypedevelopment/inprogress.constraintType</vt:lpwstr>
  </property>
  <property fmtid="{D5CDD505-2E9C-101B-9397-08002B2CF9AE}" pid="342" name="Polarion Field Info.339">
    <vt:lpwstr>not:WorkItem/prototypedevelopment/inprogress.constraintDate</vt:lpwstr>
  </property>
  <property fmtid="{D5CDD505-2E9C-101B-9397-08002B2CF9AE}" pid="343" name="Polarion Field Info.340">
    <vt:lpwstr>not:WorkItem/prototypedevelopment/reopened.startDate</vt:lpwstr>
  </property>
  <property fmtid="{D5CDD505-2E9C-101B-9397-08002B2CF9AE}" pid="344" name="Polarion Field Info.341">
    <vt:lpwstr>not:WorkItem/prototypedevelopment/reopened.duration</vt:lpwstr>
  </property>
  <property fmtid="{D5CDD505-2E9C-101B-9397-08002B2CF9AE}" pid="345" name="Polarion Field Info.342">
    <vt:lpwstr>not:WorkItem/prototypedevelopment/reopened.constraintType</vt:lpwstr>
  </property>
  <property fmtid="{D5CDD505-2E9C-101B-9397-08002B2CF9AE}" pid="346" name="Polarion Field Info.343">
    <vt:lpwstr>not:WorkItem/prototypedevelopment/reopened.constraintDate</vt:lpwstr>
  </property>
  <property fmtid="{D5CDD505-2E9C-101B-9397-08002B2CF9AE}" pid="347" name="Polarion Field Info.344">
    <vt:lpwstr>not:WorkItem/prototypedevelopment/done.startDate</vt:lpwstr>
  </property>
  <property fmtid="{D5CDD505-2E9C-101B-9397-08002B2CF9AE}" pid="348" name="Polarion Field Info.345">
    <vt:lpwstr>not:WorkItem/prototypedevelopment/done.duration</vt:lpwstr>
  </property>
  <property fmtid="{D5CDD505-2E9C-101B-9397-08002B2CF9AE}" pid="349" name="Polarion Field Info.346">
    <vt:lpwstr>not:WorkItem/prototypedevelopment/done.constraintType</vt:lpwstr>
  </property>
  <property fmtid="{D5CDD505-2E9C-101B-9397-08002B2CF9AE}" pid="350" name="Polarion Field Info.347">
    <vt:lpwstr>not:WorkItem/prototypedevelopment/done.constraintDate</vt:lpwstr>
  </property>
  <property fmtid="{D5CDD505-2E9C-101B-9397-08002B2CF9AE}" pid="351" name="Polarion Field Info.348">
    <vt:lpwstr>not:WorkItem/prototypedevelopment/verified.startDate</vt:lpwstr>
  </property>
  <property fmtid="{D5CDD505-2E9C-101B-9397-08002B2CF9AE}" pid="352" name="Polarion Field Info.349">
    <vt:lpwstr>not:WorkItem/prototypedevelopment/verified.duration</vt:lpwstr>
  </property>
  <property fmtid="{D5CDD505-2E9C-101B-9397-08002B2CF9AE}" pid="353" name="Polarion Field Info.350">
    <vt:lpwstr>not:WorkItem/prototypedevelopment/verified.constraintType</vt:lpwstr>
  </property>
  <property fmtid="{D5CDD505-2E9C-101B-9397-08002B2CF9AE}" pid="354" name="Polarion Field Info.351">
    <vt:lpwstr>not:WorkItem/prototypedevelopment/verified.constraintDate</vt:lpwstr>
  </property>
  <property fmtid="{D5CDD505-2E9C-101B-9397-08002B2CF9AE}" pid="355" name="Polarion Field Info.352">
    <vt:lpwstr>not:WorkItem/prototypedevelopment/rejected.startDate</vt:lpwstr>
  </property>
  <property fmtid="{D5CDD505-2E9C-101B-9397-08002B2CF9AE}" pid="356" name="Polarion Field Info.353">
    <vt:lpwstr>not:WorkItem/prototypedevelopment/rejected.duration</vt:lpwstr>
  </property>
  <property fmtid="{D5CDD505-2E9C-101B-9397-08002B2CF9AE}" pid="357" name="Polarion Field Info.354">
    <vt:lpwstr>not:WorkItem/prototypedevelopment/rejected.constraintType</vt:lpwstr>
  </property>
  <property fmtid="{D5CDD505-2E9C-101B-9397-08002B2CF9AE}" pid="358" name="Polarion Field Info.355">
    <vt:lpwstr>not:WorkItem/prototypedevelopment/rejected.constraintDate</vt:lpwstr>
  </property>
  <property fmtid="{D5CDD505-2E9C-101B-9397-08002B2CF9AE}" pid="359" name="Polarion Field Info.356">
    <vt:lpwstr>not:WorkItem/prototypecomponent/open.startDate</vt:lpwstr>
  </property>
  <property fmtid="{D5CDD505-2E9C-101B-9397-08002B2CF9AE}" pid="360" name="Polarion Field Info.357">
    <vt:lpwstr>not:WorkItem/prototypecomponent/open.duration</vt:lpwstr>
  </property>
  <property fmtid="{D5CDD505-2E9C-101B-9397-08002B2CF9AE}" pid="361" name="Polarion Field Info.358">
    <vt:lpwstr>not:WorkItem/prototypecomponent/open.constraintType</vt:lpwstr>
  </property>
  <property fmtid="{D5CDD505-2E9C-101B-9397-08002B2CF9AE}" pid="362" name="Polarion Field Info.359">
    <vt:lpwstr>not:WorkItem/prototypecomponent/open.constraintDate</vt:lpwstr>
  </property>
  <property fmtid="{D5CDD505-2E9C-101B-9397-08002B2CF9AE}" pid="363" name="Polarion Field Info.360">
    <vt:lpwstr>not:WorkItem/prototypecomponent/inprogress.startDate</vt:lpwstr>
  </property>
  <property fmtid="{D5CDD505-2E9C-101B-9397-08002B2CF9AE}" pid="364" name="Polarion Field Info.361">
    <vt:lpwstr>not:WorkItem/prototypecomponent/inprogress.duration</vt:lpwstr>
  </property>
  <property fmtid="{D5CDD505-2E9C-101B-9397-08002B2CF9AE}" pid="365" name="Polarion Field Info.362">
    <vt:lpwstr>not:WorkItem/prototypecomponent/inprogress.constraintType</vt:lpwstr>
  </property>
  <property fmtid="{D5CDD505-2E9C-101B-9397-08002B2CF9AE}" pid="366" name="Polarion Field Info.363">
    <vt:lpwstr>not:WorkItem/prototypecomponent/inprogress.constraintDate</vt:lpwstr>
  </property>
  <property fmtid="{D5CDD505-2E9C-101B-9397-08002B2CF9AE}" pid="367" name="Polarion Field Info.364">
    <vt:lpwstr>not:WorkItem/prototypecomponent/reopened.startDate</vt:lpwstr>
  </property>
  <property fmtid="{D5CDD505-2E9C-101B-9397-08002B2CF9AE}" pid="368" name="Polarion Field Info.365">
    <vt:lpwstr>not:WorkItem/prototypecomponent/reopened.duration</vt:lpwstr>
  </property>
  <property fmtid="{D5CDD505-2E9C-101B-9397-08002B2CF9AE}" pid="369" name="Polarion Field Info.366">
    <vt:lpwstr>not:WorkItem/prototypecomponent/reopened.constraintType</vt:lpwstr>
  </property>
  <property fmtid="{D5CDD505-2E9C-101B-9397-08002B2CF9AE}" pid="370" name="Polarion Field Info.367">
    <vt:lpwstr>not:WorkItem/prototypecomponent/reopened.constraintDate</vt:lpwstr>
  </property>
  <property fmtid="{D5CDD505-2E9C-101B-9397-08002B2CF9AE}" pid="371" name="Polarion Field Info.368">
    <vt:lpwstr>not:WorkItem/prototypecomponent/done.startDate</vt:lpwstr>
  </property>
  <property fmtid="{D5CDD505-2E9C-101B-9397-08002B2CF9AE}" pid="372" name="Polarion Field Info.369">
    <vt:lpwstr>not:WorkItem/prototypecomponent/done.duration</vt:lpwstr>
  </property>
  <property fmtid="{D5CDD505-2E9C-101B-9397-08002B2CF9AE}" pid="373" name="Polarion Field Info.370">
    <vt:lpwstr>not:WorkItem/prototypecomponent/done.constraintType</vt:lpwstr>
  </property>
  <property fmtid="{D5CDD505-2E9C-101B-9397-08002B2CF9AE}" pid="374" name="Polarion Field Info.371">
    <vt:lpwstr>not:WorkItem/prototypecomponent/done.constraintDate</vt:lpwstr>
  </property>
  <property fmtid="{D5CDD505-2E9C-101B-9397-08002B2CF9AE}" pid="375" name="Polarion Field Info.372">
    <vt:lpwstr>not:WorkItem/prototypecomponent/verified.startDate</vt:lpwstr>
  </property>
  <property fmtid="{D5CDD505-2E9C-101B-9397-08002B2CF9AE}" pid="376" name="Polarion Field Info.373">
    <vt:lpwstr>not:WorkItem/prototypecomponent/verified.duration</vt:lpwstr>
  </property>
  <property fmtid="{D5CDD505-2E9C-101B-9397-08002B2CF9AE}" pid="377" name="Polarion Field Info.374">
    <vt:lpwstr>not:WorkItem/prototypecomponent/verified.constraintType</vt:lpwstr>
  </property>
  <property fmtid="{D5CDD505-2E9C-101B-9397-08002B2CF9AE}" pid="378" name="Polarion Field Info.375">
    <vt:lpwstr>not:WorkItem/prototypecomponent/verified.constraintDate</vt:lpwstr>
  </property>
  <property fmtid="{D5CDD505-2E9C-101B-9397-08002B2CF9AE}" pid="379" name="Polarion Field Info.376">
    <vt:lpwstr>not:WorkItem/prototypecomponent/rejected.startDate</vt:lpwstr>
  </property>
  <property fmtid="{D5CDD505-2E9C-101B-9397-08002B2CF9AE}" pid="380" name="Polarion Field Info.377">
    <vt:lpwstr>not:WorkItem/prototypecomponent/rejected.duration</vt:lpwstr>
  </property>
  <property fmtid="{D5CDD505-2E9C-101B-9397-08002B2CF9AE}" pid="381" name="Polarion Field Info.378">
    <vt:lpwstr>not:WorkItem/prototypecomponent/rejected.constraintType</vt:lpwstr>
  </property>
  <property fmtid="{D5CDD505-2E9C-101B-9397-08002B2CF9AE}" pid="382" name="Polarion Field Info.379">
    <vt:lpwstr>not:WorkItem/prototypecomponent/rejected.constraintDate</vt:lpwstr>
  </property>
  <property fmtid="{D5CDD505-2E9C-101B-9397-08002B2CF9AE}" pid="383" name="Polarion Field Info.380">
    <vt:lpwstr>not:WorkItem/prototype/draft.startDate</vt:lpwstr>
  </property>
  <property fmtid="{D5CDD505-2E9C-101B-9397-08002B2CF9AE}" pid="384" name="Polarion Field Info.381">
    <vt:lpwstr>not:WorkItem/prototype/draft.duration</vt:lpwstr>
  </property>
  <property fmtid="{D5CDD505-2E9C-101B-9397-08002B2CF9AE}" pid="385" name="Polarion Field Info.382">
    <vt:lpwstr>not:WorkItem/prototype/draft.constraintType</vt:lpwstr>
  </property>
  <property fmtid="{D5CDD505-2E9C-101B-9397-08002B2CF9AE}" pid="386" name="Polarion Field Info.383">
    <vt:lpwstr>not:WorkItem/prototype/draft.constraintDate</vt:lpwstr>
  </property>
  <property fmtid="{D5CDD505-2E9C-101B-9397-08002B2CF9AE}" pid="387" name="Polarion Field Info.384">
    <vt:lpwstr>not:WorkItem/prototype/requested.startDate</vt:lpwstr>
  </property>
  <property fmtid="{D5CDD505-2E9C-101B-9397-08002B2CF9AE}" pid="388" name="Polarion Field Info.385">
    <vt:lpwstr>not:WorkItem/prototype/requested.duration</vt:lpwstr>
  </property>
  <property fmtid="{D5CDD505-2E9C-101B-9397-08002B2CF9AE}" pid="389" name="Polarion Field Info.386">
    <vt:lpwstr>not:WorkItem/prototype/requested.constraintType</vt:lpwstr>
  </property>
  <property fmtid="{D5CDD505-2E9C-101B-9397-08002B2CF9AE}" pid="390" name="Polarion Field Info.387">
    <vt:lpwstr>not:WorkItem/prototype/requested.constraintDate</vt:lpwstr>
  </property>
  <property fmtid="{D5CDD505-2E9C-101B-9397-08002B2CF9AE}" pid="391" name="Polarion Field Info.388">
    <vt:lpwstr>not:WorkItem/prototype/inprogress.startDate</vt:lpwstr>
  </property>
  <property fmtid="{D5CDD505-2E9C-101B-9397-08002B2CF9AE}" pid="392" name="Polarion Field Info.389">
    <vt:lpwstr>not:WorkItem/prototype/inprogress.duration</vt:lpwstr>
  </property>
  <property fmtid="{D5CDD505-2E9C-101B-9397-08002B2CF9AE}" pid="393" name="Polarion Field Info.390">
    <vt:lpwstr>not:WorkItem/prototype/inprogress.constraintType</vt:lpwstr>
  </property>
  <property fmtid="{D5CDD505-2E9C-101B-9397-08002B2CF9AE}" pid="394" name="Polarion Field Info.391">
    <vt:lpwstr>not:WorkItem/prototype/inprogress.constraintDate</vt:lpwstr>
  </property>
  <property fmtid="{D5CDD505-2E9C-101B-9397-08002B2CF9AE}" pid="395" name="Polarion Field Info.392">
    <vt:lpwstr>not:WorkItem/prototype/rejected.startDate</vt:lpwstr>
  </property>
  <property fmtid="{D5CDD505-2E9C-101B-9397-08002B2CF9AE}" pid="396" name="Polarion Field Info.393">
    <vt:lpwstr>not:WorkItem/prototype/rejected.duration</vt:lpwstr>
  </property>
  <property fmtid="{D5CDD505-2E9C-101B-9397-08002B2CF9AE}" pid="397" name="Polarion Field Info.394">
    <vt:lpwstr>not:WorkItem/prototype/rejected.constraintType</vt:lpwstr>
  </property>
  <property fmtid="{D5CDD505-2E9C-101B-9397-08002B2CF9AE}" pid="398" name="Polarion Field Info.395">
    <vt:lpwstr>not:WorkItem/prototype/rejected.constraintDate</vt:lpwstr>
  </property>
  <property fmtid="{D5CDD505-2E9C-101B-9397-08002B2CF9AE}" pid="399" name="Polarion Field Info.396">
    <vt:lpwstr>not:WorkItem/prototype/done.startDate</vt:lpwstr>
  </property>
  <property fmtid="{D5CDD505-2E9C-101B-9397-08002B2CF9AE}" pid="400" name="Polarion Field Info.397">
    <vt:lpwstr>not:WorkItem/prototype/done.duration</vt:lpwstr>
  </property>
  <property fmtid="{D5CDD505-2E9C-101B-9397-08002B2CF9AE}" pid="401" name="Polarion Field Info.398">
    <vt:lpwstr>not:WorkItem/prototype/done.constraintType</vt:lpwstr>
  </property>
  <property fmtid="{D5CDD505-2E9C-101B-9397-08002B2CF9AE}" pid="402" name="Polarion Field Info.399">
    <vt:lpwstr>not:WorkItem/prototype/done.constraintDate</vt:lpwstr>
  </property>
  <property fmtid="{D5CDD505-2E9C-101B-9397-08002B2CF9AE}" pid="403" name="Polarion Field Info.400">
    <vt:lpwstr>not:WorkItem/release/draft.startDate</vt:lpwstr>
  </property>
  <property fmtid="{D5CDD505-2E9C-101B-9397-08002B2CF9AE}" pid="404" name="Polarion Field Info.401">
    <vt:lpwstr>not:WorkItem/release/draft.duration</vt:lpwstr>
  </property>
  <property fmtid="{D5CDD505-2E9C-101B-9397-08002B2CF9AE}" pid="405" name="Polarion Field Info.402">
    <vt:lpwstr>not:WorkItem/release/draft.constraintType</vt:lpwstr>
  </property>
  <property fmtid="{D5CDD505-2E9C-101B-9397-08002B2CF9AE}" pid="406" name="Polarion Field Info.403">
    <vt:lpwstr>not:WorkItem/release/draft.constraintDate</vt:lpwstr>
  </property>
  <property fmtid="{D5CDD505-2E9C-101B-9397-08002B2CF9AE}" pid="407" name="Polarion Field Info.404">
    <vt:lpwstr>not:WorkItem/release/inprogress.startDate</vt:lpwstr>
  </property>
  <property fmtid="{D5CDD505-2E9C-101B-9397-08002B2CF9AE}" pid="408" name="Polarion Field Info.405">
    <vt:lpwstr>not:WorkItem/release/inprogress.duration</vt:lpwstr>
  </property>
  <property fmtid="{D5CDD505-2E9C-101B-9397-08002B2CF9AE}" pid="409" name="Polarion Field Info.406">
    <vt:lpwstr>not:WorkItem/release/inprogress.constraintType</vt:lpwstr>
  </property>
  <property fmtid="{D5CDD505-2E9C-101B-9397-08002B2CF9AE}" pid="410" name="Polarion Field Info.407">
    <vt:lpwstr>not:WorkItem/release/inprogress.constraintDate</vt:lpwstr>
  </property>
  <property fmtid="{D5CDD505-2E9C-101B-9397-08002B2CF9AE}" pid="411" name="Polarion Field Info.408">
    <vt:lpwstr>not:WorkItem/release/featurefreezed.startDate</vt:lpwstr>
  </property>
  <property fmtid="{D5CDD505-2E9C-101B-9397-08002B2CF9AE}" pid="412" name="Polarion Field Info.409">
    <vt:lpwstr>not:WorkItem/release/featurefreezed.duration</vt:lpwstr>
  </property>
  <property fmtid="{D5CDD505-2E9C-101B-9397-08002B2CF9AE}" pid="413" name="Polarion Field Info.410">
    <vt:lpwstr>not:WorkItem/release/featurefreezed.constraintType</vt:lpwstr>
  </property>
  <property fmtid="{D5CDD505-2E9C-101B-9397-08002B2CF9AE}" pid="414" name="Polarion Field Info.411">
    <vt:lpwstr>not:WorkItem/release/featurefreezed.constraintDate</vt:lpwstr>
  </property>
  <property fmtid="{D5CDD505-2E9C-101B-9397-08002B2CF9AE}" pid="415" name="Polarion Field Info.412">
    <vt:lpwstr>not:WorkItem/release/codefreezed.startDate</vt:lpwstr>
  </property>
  <property fmtid="{D5CDD505-2E9C-101B-9397-08002B2CF9AE}" pid="416" name="Polarion Field Info.413">
    <vt:lpwstr>not:WorkItem/release/codefreezed.duration</vt:lpwstr>
  </property>
  <property fmtid="{D5CDD505-2E9C-101B-9397-08002B2CF9AE}" pid="417" name="Polarion Field Info.414">
    <vt:lpwstr>not:WorkItem/release/codefreezed.constraintType</vt:lpwstr>
  </property>
  <property fmtid="{D5CDD505-2E9C-101B-9397-08002B2CF9AE}" pid="418" name="Polarion Field Info.415">
    <vt:lpwstr>not:WorkItem/release/codefreezed.constraintDate</vt:lpwstr>
  </property>
  <property fmtid="{D5CDD505-2E9C-101B-9397-08002B2CF9AE}" pid="419" name="Polarion Field Info.416">
    <vt:lpwstr>not:WorkItem/release/complete.startDate</vt:lpwstr>
  </property>
  <property fmtid="{D5CDD505-2E9C-101B-9397-08002B2CF9AE}" pid="420" name="Polarion Field Info.417">
    <vt:lpwstr>not:WorkItem/release/complete.duration</vt:lpwstr>
  </property>
  <property fmtid="{D5CDD505-2E9C-101B-9397-08002B2CF9AE}" pid="421" name="Polarion Field Info.418">
    <vt:lpwstr>not:WorkItem/release/complete.constraintType</vt:lpwstr>
  </property>
  <property fmtid="{D5CDD505-2E9C-101B-9397-08002B2CF9AE}" pid="422" name="Polarion Field Info.419">
    <vt:lpwstr>not:WorkItem/release/complete.constraintDate</vt:lpwstr>
  </property>
  <property fmtid="{D5CDD505-2E9C-101B-9397-08002B2CF9AE}" pid="423" name="Polarion Field Info.420">
    <vt:lpwstr>not:WorkItem/release/published.startDate</vt:lpwstr>
  </property>
  <property fmtid="{D5CDD505-2E9C-101B-9397-08002B2CF9AE}" pid="424" name="Polarion Field Info.421">
    <vt:lpwstr>not:WorkItem/release/published.duration</vt:lpwstr>
  </property>
  <property fmtid="{D5CDD505-2E9C-101B-9397-08002B2CF9AE}" pid="425" name="Polarion Field Info.422">
    <vt:lpwstr>not:WorkItem/release/published.constraintType</vt:lpwstr>
  </property>
  <property fmtid="{D5CDD505-2E9C-101B-9397-08002B2CF9AE}" pid="426" name="Polarion Field Info.423">
    <vt:lpwstr>not:WorkItem/release/published.constraintDate</vt:lpwstr>
  </property>
  <property fmtid="{D5CDD505-2E9C-101B-9397-08002B2CF9AE}" pid="427" name="Polarion Field Info.424">
    <vt:lpwstr>not:WorkItem/release/rejected.startDate</vt:lpwstr>
  </property>
  <property fmtid="{D5CDD505-2E9C-101B-9397-08002B2CF9AE}" pid="428" name="Polarion Field Info.425">
    <vt:lpwstr>not:WorkItem/release/rejected.duration</vt:lpwstr>
  </property>
  <property fmtid="{D5CDD505-2E9C-101B-9397-08002B2CF9AE}" pid="429" name="Polarion Field Info.426">
    <vt:lpwstr>not:WorkItem/release/rejected.constraintType</vt:lpwstr>
  </property>
  <property fmtid="{D5CDD505-2E9C-101B-9397-08002B2CF9AE}" pid="430" name="Polarion Field Info.427">
    <vt:lpwstr>not:WorkItem/release/rejected.constraintDate</vt:lpwstr>
  </property>
  <property fmtid="{D5CDD505-2E9C-101B-9397-08002B2CF9AE}" pid="431" name="Polarion Field Info.428">
    <vt:lpwstr>not:WorkItem/resourcerequest/draft.requestDate</vt:lpwstr>
  </property>
  <property fmtid="{D5CDD505-2E9C-101B-9397-08002B2CF9AE}" pid="432" name="Polarion Field Info.429">
    <vt:lpwstr>not:WorkItem/resourcerequest/requested.requestDate</vt:lpwstr>
  </property>
  <property fmtid="{D5CDD505-2E9C-101B-9397-08002B2CF9AE}" pid="433" name="Polarion Field Info.430">
    <vt:lpwstr>not:WorkItem/resourcerequest/pending.requestDate</vt:lpwstr>
  </property>
  <property fmtid="{D5CDD505-2E9C-101B-9397-08002B2CF9AE}" pid="434" name="Polarion Field Info.431">
    <vt:lpwstr>not:WorkItem/resourcerequest/accepted.requestDate</vt:lpwstr>
  </property>
  <property fmtid="{D5CDD505-2E9C-101B-9397-08002B2CF9AE}" pid="435" name="Polarion Field Info.432">
    <vt:lpwstr>not:WorkItem/resourcerequest/rejected.requestDate</vt:lpwstr>
  </property>
  <property fmtid="{D5CDD505-2E9C-101B-9397-08002B2CF9AE}" pid="436" name="Polarion Field Info.433">
    <vt:lpwstr>not:WorkItem/resourcerequest/done.requestDate</vt:lpwstr>
  </property>
  <property fmtid="{D5CDD505-2E9C-101B-9397-08002B2CF9AE}" pid="437" name="Polarion Field Info.434">
    <vt:lpwstr>not:WorkItem/risk/draft.startDate</vt:lpwstr>
  </property>
  <property fmtid="{D5CDD505-2E9C-101B-9397-08002B2CF9AE}" pid="438" name="Polarion Field Info.435">
    <vt:lpwstr>not:WorkItem/risk/draft.duration</vt:lpwstr>
  </property>
  <property fmtid="{D5CDD505-2E9C-101B-9397-08002B2CF9AE}" pid="439" name="Polarion Field Info.436">
    <vt:lpwstr>not:WorkItem/risk/draft.constraintType</vt:lpwstr>
  </property>
  <property fmtid="{D5CDD505-2E9C-101B-9397-08002B2CF9AE}" pid="440" name="Polarion Field Info.437">
    <vt:lpwstr>not:WorkItem/risk/draft.constraintDate</vt:lpwstr>
  </property>
  <property fmtid="{D5CDD505-2E9C-101B-9397-08002B2CF9AE}" pid="441" name="Polarion Field Info.438">
    <vt:lpwstr>not:WorkItem/risk/accepted.startDate</vt:lpwstr>
  </property>
  <property fmtid="{D5CDD505-2E9C-101B-9397-08002B2CF9AE}" pid="442" name="Polarion Field Info.439">
    <vt:lpwstr>not:WorkItem/risk/accepted.duration</vt:lpwstr>
  </property>
  <property fmtid="{D5CDD505-2E9C-101B-9397-08002B2CF9AE}" pid="443" name="Polarion Field Info.440">
    <vt:lpwstr>not:WorkItem/risk/accepted.constraintType</vt:lpwstr>
  </property>
  <property fmtid="{D5CDD505-2E9C-101B-9397-08002B2CF9AE}" pid="444" name="Polarion Field Info.441">
    <vt:lpwstr>not:WorkItem/risk/accepted.constraintDate</vt:lpwstr>
  </property>
  <property fmtid="{D5CDD505-2E9C-101B-9397-08002B2CF9AE}" pid="445" name="Polarion Field Info.442">
    <vt:lpwstr>not:WorkItem/risk/rejected.startDate</vt:lpwstr>
  </property>
  <property fmtid="{D5CDD505-2E9C-101B-9397-08002B2CF9AE}" pid="446" name="Polarion Field Info.443">
    <vt:lpwstr>not:WorkItem/risk/rejected.duration</vt:lpwstr>
  </property>
  <property fmtid="{D5CDD505-2E9C-101B-9397-08002B2CF9AE}" pid="447" name="Polarion Field Info.444">
    <vt:lpwstr>not:WorkItem/risk/rejected.constraintType</vt:lpwstr>
  </property>
  <property fmtid="{D5CDD505-2E9C-101B-9397-08002B2CF9AE}" pid="448" name="Polarion Field Info.445">
    <vt:lpwstr>not:WorkItem/risk/rejected.constraintDate</vt:lpwstr>
  </property>
  <property fmtid="{D5CDD505-2E9C-101B-9397-08002B2CF9AE}" pid="449" name="Polarion Field Info.446">
    <vt:lpwstr>not:WorkItem/risk/closed.startDate</vt:lpwstr>
  </property>
  <property fmtid="{D5CDD505-2E9C-101B-9397-08002B2CF9AE}" pid="450" name="Polarion Field Info.447">
    <vt:lpwstr>not:WorkItem/risk/closed.duration</vt:lpwstr>
  </property>
  <property fmtid="{D5CDD505-2E9C-101B-9397-08002B2CF9AE}" pid="451" name="Polarion Field Info.448">
    <vt:lpwstr>not:WorkItem/risk/closed.constraintType</vt:lpwstr>
  </property>
  <property fmtid="{D5CDD505-2E9C-101B-9397-08002B2CF9AE}" pid="452" name="Polarion Field Info.449">
    <vt:lpwstr>not:WorkItem/risk/closed.constraintDate</vt:lpwstr>
  </property>
  <property fmtid="{D5CDD505-2E9C-101B-9397-08002B2CF9AE}" pid="453" name="Polarion Field Info.450">
    <vt:lpwstr>not:WorkItem/stakeholder/open.startDate</vt:lpwstr>
  </property>
  <property fmtid="{D5CDD505-2E9C-101B-9397-08002B2CF9AE}" pid="454" name="Polarion Field Info.451">
    <vt:lpwstr>not:WorkItem/stakeholder/open.duration</vt:lpwstr>
  </property>
  <property fmtid="{D5CDD505-2E9C-101B-9397-08002B2CF9AE}" pid="455" name="Polarion Field Info.452">
    <vt:lpwstr>not:WorkItem/stakeholder/open.constraintType</vt:lpwstr>
  </property>
  <property fmtid="{D5CDD505-2E9C-101B-9397-08002B2CF9AE}" pid="456" name="Polarion Field Info.453">
    <vt:lpwstr>not:WorkItem/stakeholder/open.constraintDate</vt:lpwstr>
  </property>
  <property fmtid="{D5CDD505-2E9C-101B-9397-08002B2CF9AE}" pid="457" name="Polarion Field Info.454">
    <vt:lpwstr>not:WorkItem/stakeholder/accepted.startDate</vt:lpwstr>
  </property>
  <property fmtid="{D5CDD505-2E9C-101B-9397-08002B2CF9AE}" pid="458" name="Polarion Field Info.455">
    <vt:lpwstr>not:WorkItem/stakeholder/accepted.duration</vt:lpwstr>
  </property>
  <property fmtid="{D5CDD505-2E9C-101B-9397-08002B2CF9AE}" pid="459" name="Polarion Field Info.456">
    <vt:lpwstr>not:WorkItem/stakeholder/accepted.constraintType</vt:lpwstr>
  </property>
  <property fmtid="{D5CDD505-2E9C-101B-9397-08002B2CF9AE}" pid="460" name="Polarion Field Info.457">
    <vt:lpwstr>not:WorkItem/stakeholder/accepted.constraintDate</vt:lpwstr>
  </property>
  <property fmtid="{D5CDD505-2E9C-101B-9397-08002B2CF9AE}" pid="461" name="Polarion Field Info.458">
    <vt:lpwstr>not:WorkItem/stakeholder/unclear.startDate</vt:lpwstr>
  </property>
  <property fmtid="{D5CDD505-2E9C-101B-9397-08002B2CF9AE}" pid="462" name="Polarion Field Info.459">
    <vt:lpwstr>not:WorkItem/stakeholder/unclear.duration</vt:lpwstr>
  </property>
  <property fmtid="{D5CDD505-2E9C-101B-9397-08002B2CF9AE}" pid="463" name="Polarion Field Info.460">
    <vt:lpwstr>not:WorkItem/stakeholder/unclear.constraintType</vt:lpwstr>
  </property>
  <property fmtid="{D5CDD505-2E9C-101B-9397-08002B2CF9AE}" pid="464" name="Polarion Field Info.461">
    <vt:lpwstr>not:WorkItem/stakeholder/unclear.constraintDate</vt:lpwstr>
  </property>
  <property fmtid="{D5CDD505-2E9C-101B-9397-08002B2CF9AE}" pid="465" name="Polarion Field Info.462">
    <vt:lpwstr>not:WorkItem/stakeholder/agreed.startDate</vt:lpwstr>
  </property>
  <property fmtid="{D5CDD505-2E9C-101B-9397-08002B2CF9AE}" pid="466" name="Polarion Field Info.463">
    <vt:lpwstr>not:WorkItem/stakeholder/agreed.duration</vt:lpwstr>
  </property>
  <property fmtid="{D5CDD505-2E9C-101B-9397-08002B2CF9AE}" pid="467" name="Polarion Field Info.464">
    <vt:lpwstr>not:WorkItem/stakeholder/agreed.constraintType</vt:lpwstr>
  </property>
  <property fmtid="{D5CDD505-2E9C-101B-9397-08002B2CF9AE}" pid="468" name="Polarion Field Info.465">
    <vt:lpwstr>not:WorkItem/stakeholder/agreed.constraintDate</vt:lpwstr>
  </property>
  <property fmtid="{D5CDD505-2E9C-101B-9397-08002B2CF9AE}" pid="469" name="Polarion Field Info.466">
    <vt:lpwstr>not:WorkItem/stakeholder/rejected.startDate</vt:lpwstr>
  </property>
  <property fmtid="{D5CDD505-2E9C-101B-9397-08002B2CF9AE}" pid="470" name="Polarion Field Info.467">
    <vt:lpwstr>not:WorkItem/stakeholder/rejected.duration</vt:lpwstr>
  </property>
  <property fmtid="{D5CDD505-2E9C-101B-9397-08002B2CF9AE}" pid="471" name="Polarion Field Info.468">
    <vt:lpwstr>not:WorkItem/stakeholder/rejected.constraintType</vt:lpwstr>
  </property>
  <property fmtid="{D5CDD505-2E9C-101B-9397-08002B2CF9AE}" pid="472" name="Polarion Field Info.469">
    <vt:lpwstr>not:WorkItem/stakeholder/rejected.constraintDate</vt:lpwstr>
  </property>
  <property fmtid="{D5CDD505-2E9C-101B-9397-08002B2CF9AE}" pid="473" name="Polarion Field Info.470">
    <vt:lpwstr>not:WorkItem/stakeholder/obsolete.startDate</vt:lpwstr>
  </property>
  <property fmtid="{D5CDD505-2E9C-101B-9397-08002B2CF9AE}" pid="474" name="Polarion Field Info.471">
    <vt:lpwstr>not:WorkItem/stakeholder/obsolete.duration</vt:lpwstr>
  </property>
  <property fmtid="{D5CDD505-2E9C-101B-9397-08002B2CF9AE}" pid="475" name="Polarion Field Info.472">
    <vt:lpwstr>not:WorkItem/stakeholder/obsolete.constraintType</vt:lpwstr>
  </property>
  <property fmtid="{D5CDD505-2E9C-101B-9397-08002B2CF9AE}" pid="476" name="Polarion Field Info.473">
    <vt:lpwstr>not:WorkItem/stakeholder/obsolete.constraintDate</vt:lpwstr>
  </property>
  <property fmtid="{D5CDD505-2E9C-101B-9397-08002B2CF9AE}" pid="477" name="Polarion Field Info.474">
    <vt:lpwstr>not:WorkItem/stakeholder/na.startDate</vt:lpwstr>
  </property>
  <property fmtid="{D5CDD505-2E9C-101B-9397-08002B2CF9AE}" pid="478" name="Polarion Field Info.475">
    <vt:lpwstr>not:WorkItem/stakeholder/na.duration</vt:lpwstr>
  </property>
  <property fmtid="{D5CDD505-2E9C-101B-9397-08002B2CF9AE}" pid="479" name="Polarion Field Info.476">
    <vt:lpwstr>not:WorkItem/stakeholder/na.constraintType</vt:lpwstr>
  </property>
  <property fmtid="{D5CDD505-2E9C-101B-9397-08002B2CF9AE}" pid="480" name="Polarion Field Info.477">
    <vt:lpwstr>not:WorkItem/stakeholder/na.constraintDate</vt:lpwstr>
  </property>
  <property fmtid="{D5CDD505-2E9C-101B-9397-08002B2CF9AE}" pid="481" name="Polarion Field Info.478">
    <vt:lpwstr>not:WorkItem/stakeholder/proposed.startDate</vt:lpwstr>
  </property>
  <property fmtid="{D5CDD505-2E9C-101B-9397-08002B2CF9AE}" pid="482" name="Polarion Field Info.479">
    <vt:lpwstr>not:WorkItem/stakeholder/proposed.duration</vt:lpwstr>
  </property>
  <property fmtid="{D5CDD505-2E9C-101B-9397-08002B2CF9AE}" pid="483" name="Polarion Field Info.480">
    <vt:lpwstr>not:WorkItem/stakeholder/proposed.constraintType</vt:lpwstr>
  </property>
  <property fmtid="{D5CDD505-2E9C-101B-9397-08002B2CF9AE}" pid="484" name="Polarion Field Info.481">
    <vt:lpwstr>not:WorkItem/stakeholder/proposed.constraintDate</vt:lpwstr>
  </property>
  <property fmtid="{D5CDD505-2E9C-101B-9397-08002B2CF9AE}" pid="485" name="Polarion Field Info.482">
    <vt:lpwstr>not:WorkItem/swrelease/draft.startDate</vt:lpwstr>
  </property>
  <property fmtid="{D5CDD505-2E9C-101B-9397-08002B2CF9AE}" pid="486" name="Polarion Field Info.483">
    <vt:lpwstr>not:WorkItem/swrelease/draft.duration</vt:lpwstr>
  </property>
  <property fmtid="{D5CDD505-2E9C-101B-9397-08002B2CF9AE}" pid="487" name="Polarion Field Info.484">
    <vt:lpwstr>not:WorkItem/swrelease/draft.constraintType</vt:lpwstr>
  </property>
  <property fmtid="{D5CDD505-2E9C-101B-9397-08002B2CF9AE}" pid="488" name="Polarion Field Info.485">
    <vt:lpwstr>not:WorkItem/swrelease/draft.constraintDate</vt:lpwstr>
  </property>
  <property fmtid="{D5CDD505-2E9C-101B-9397-08002B2CF9AE}" pid="489" name="Polarion Field Info.486">
    <vt:lpwstr>not:WorkItem/swrelease/inprogress.startDate</vt:lpwstr>
  </property>
  <property fmtid="{D5CDD505-2E9C-101B-9397-08002B2CF9AE}" pid="490" name="Polarion Field Info.487">
    <vt:lpwstr>not:WorkItem/swrelease/inprogress.duration</vt:lpwstr>
  </property>
  <property fmtid="{D5CDD505-2E9C-101B-9397-08002B2CF9AE}" pid="491" name="Polarion Field Info.488">
    <vt:lpwstr>not:WorkItem/swrelease/inprogress.constraintType</vt:lpwstr>
  </property>
  <property fmtid="{D5CDD505-2E9C-101B-9397-08002B2CF9AE}" pid="492" name="Polarion Field Info.489">
    <vt:lpwstr>not:WorkItem/swrelease/inprogress.constraintDate</vt:lpwstr>
  </property>
  <property fmtid="{D5CDD505-2E9C-101B-9397-08002B2CF9AE}" pid="493" name="Polarion Field Info.490">
    <vt:lpwstr>not:WorkItem/swrelease/featurefreezed.startDate</vt:lpwstr>
  </property>
  <property fmtid="{D5CDD505-2E9C-101B-9397-08002B2CF9AE}" pid="494" name="Polarion Field Info.491">
    <vt:lpwstr>not:WorkItem/swrelease/featurefreezed.duration</vt:lpwstr>
  </property>
  <property fmtid="{D5CDD505-2E9C-101B-9397-08002B2CF9AE}" pid="495" name="Polarion Field Info.492">
    <vt:lpwstr>not:WorkItem/swrelease/featurefreezed.constraintType</vt:lpwstr>
  </property>
  <property fmtid="{D5CDD505-2E9C-101B-9397-08002B2CF9AE}" pid="496" name="Polarion Field Info.493">
    <vt:lpwstr>not:WorkItem/swrelease/featurefreezed.constraintDate</vt:lpwstr>
  </property>
  <property fmtid="{D5CDD505-2E9C-101B-9397-08002B2CF9AE}" pid="497" name="Polarion Field Info.494">
    <vt:lpwstr>not:WorkItem/swrelease/codefreezed.startDate</vt:lpwstr>
  </property>
  <property fmtid="{D5CDD505-2E9C-101B-9397-08002B2CF9AE}" pid="498" name="Polarion Field Info.495">
    <vt:lpwstr>not:WorkItem/swrelease/codefreezed.duration</vt:lpwstr>
  </property>
  <property fmtid="{D5CDD505-2E9C-101B-9397-08002B2CF9AE}" pid="499" name="Polarion Field Info.496">
    <vt:lpwstr>not:WorkItem/swrelease/codefreezed.constraintType</vt:lpwstr>
  </property>
  <property fmtid="{D5CDD505-2E9C-101B-9397-08002B2CF9AE}" pid="500" name="Polarion Field Info.497">
    <vt:lpwstr>not:WorkItem/swrelease/codefreezed.constraintDate</vt:lpwstr>
  </property>
  <property fmtid="{D5CDD505-2E9C-101B-9397-08002B2CF9AE}" pid="501" name="Polarion Field Info.498">
    <vt:lpwstr>not:WorkItem/swrelease/complete.startDate</vt:lpwstr>
  </property>
  <property fmtid="{D5CDD505-2E9C-101B-9397-08002B2CF9AE}" pid="502" name="Polarion Field Info.499">
    <vt:lpwstr>not:WorkItem/swrelease/complete.duration</vt:lpwstr>
  </property>
  <property fmtid="{D5CDD505-2E9C-101B-9397-08002B2CF9AE}" pid="503" name="Polarion Field Info.500">
    <vt:lpwstr>not:WorkItem/swrelease/complete.constraintType</vt:lpwstr>
  </property>
  <property fmtid="{D5CDD505-2E9C-101B-9397-08002B2CF9AE}" pid="504" name="Polarion Field Info.501">
    <vt:lpwstr>not:WorkItem/swrelease/complete.constraintDate</vt:lpwstr>
  </property>
  <property fmtid="{D5CDD505-2E9C-101B-9397-08002B2CF9AE}" pid="505" name="Polarion Field Info.502">
    <vt:lpwstr>not:WorkItem/swrelease/published.startDate</vt:lpwstr>
  </property>
  <property fmtid="{D5CDD505-2E9C-101B-9397-08002B2CF9AE}" pid="506" name="Polarion Field Info.503">
    <vt:lpwstr>not:WorkItem/swrelease/published.duration</vt:lpwstr>
  </property>
  <property fmtid="{D5CDD505-2E9C-101B-9397-08002B2CF9AE}" pid="507" name="Polarion Field Info.504">
    <vt:lpwstr>not:WorkItem/swrelease/published.constraintType</vt:lpwstr>
  </property>
  <property fmtid="{D5CDD505-2E9C-101B-9397-08002B2CF9AE}" pid="508" name="Polarion Field Info.505">
    <vt:lpwstr>not:WorkItem/swrelease/published.constraintDate</vt:lpwstr>
  </property>
  <property fmtid="{D5CDD505-2E9C-101B-9397-08002B2CF9AE}" pid="509" name="Polarion Field Info.506">
    <vt:lpwstr>not:WorkItem/swrelease/rejected.startDate</vt:lpwstr>
  </property>
  <property fmtid="{D5CDD505-2E9C-101B-9397-08002B2CF9AE}" pid="510" name="Polarion Field Info.507">
    <vt:lpwstr>not:WorkItem/swrelease/rejected.duration</vt:lpwstr>
  </property>
  <property fmtid="{D5CDD505-2E9C-101B-9397-08002B2CF9AE}" pid="511" name="Polarion Field Info.508">
    <vt:lpwstr>not:WorkItem/swrelease/rejected.constraintType</vt:lpwstr>
  </property>
  <property fmtid="{D5CDD505-2E9C-101B-9397-08002B2CF9AE}" pid="512" name="Polarion Field Info.509">
    <vt:lpwstr>not:WorkItem/swrelease/rejected.constraintDate</vt:lpwstr>
  </property>
  <property fmtid="{D5CDD505-2E9C-101B-9397-08002B2CF9AE}" pid="513" name="Polarion Field Info.510">
    <vt:lpwstr>not:WorkItem/systemtestcase/draft.startDate</vt:lpwstr>
  </property>
  <property fmtid="{D5CDD505-2E9C-101B-9397-08002B2CF9AE}" pid="514" name="Polarion Field Info.511">
    <vt:lpwstr>not:WorkItem/systemtestcase/draft.duration</vt:lpwstr>
  </property>
  <property fmtid="{D5CDD505-2E9C-101B-9397-08002B2CF9AE}" pid="515" name="Polarion Field Info.512">
    <vt:lpwstr>not:WorkItem/systemtestcase/draft.constraintType</vt:lpwstr>
  </property>
  <property fmtid="{D5CDD505-2E9C-101B-9397-08002B2CF9AE}" pid="516" name="Polarion Field Info.513">
    <vt:lpwstr>not:WorkItem/systemtestcase/draft.constraintDate</vt:lpwstr>
  </property>
  <property fmtid="{D5CDD505-2E9C-101B-9397-08002B2CF9AE}" pid="517" name="Polarion Field Info.514">
    <vt:lpwstr>not:WorkItem/systemtestcase/active.startDate</vt:lpwstr>
  </property>
  <property fmtid="{D5CDD505-2E9C-101B-9397-08002B2CF9AE}" pid="518" name="Polarion Field Info.515">
    <vt:lpwstr>not:WorkItem/systemtestcase/active.duration</vt:lpwstr>
  </property>
  <property fmtid="{D5CDD505-2E9C-101B-9397-08002B2CF9AE}" pid="519" name="Polarion Field Info.516">
    <vt:lpwstr>not:WorkItem/systemtestcase/active.constraintType</vt:lpwstr>
  </property>
  <property fmtid="{D5CDD505-2E9C-101B-9397-08002B2CF9AE}" pid="520" name="Polarion Field Info.517">
    <vt:lpwstr>not:WorkItem/systemtestcase/active.constraintDate</vt:lpwstr>
  </property>
  <property fmtid="{D5CDD505-2E9C-101B-9397-08002B2CF9AE}" pid="521" name="Polarion Field Info.518">
    <vt:lpwstr>not:WorkItem/systemtestcase/inactive.startDate</vt:lpwstr>
  </property>
  <property fmtid="{D5CDD505-2E9C-101B-9397-08002B2CF9AE}" pid="522" name="Polarion Field Info.519">
    <vt:lpwstr>not:WorkItem/systemtestcase/inactive.duration</vt:lpwstr>
  </property>
  <property fmtid="{D5CDD505-2E9C-101B-9397-08002B2CF9AE}" pid="523" name="Polarion Field Info.520">
    <vt:lpwstr>not:WorkItem/systemtestcase/inactive.constraintType</vt:lpwstr>
  </property>
  <property fmtid="{D5CDD505-2E9C-101B-9397-08002B2CF9AE}" pid="524" name="Polarion Field Info.521">
    <vt:lpwstr>not:WorkItem/systemtestcase/inactive.constraintDate</vt:lpwstr>
  </property>
  <property fmtid="{D5CDD505-2E9C-101B-9397-08002B2CF9AE}" pid="525" name="Polarion Field Info.522">
    <vt:lpwstr>not:WorkItem/task/open.startDate</vt:lpwstr>
  </property>
  <property fmtid="{D5CDD505-2E9C-101B-9397-08002B2CF9AE}" pid="526" name="Polarion Field Info.523">
    <vt:lpwstr>not:WorkItem/task/open.duration</vt:lpwstr>
  </property>
  <property fmtid="{D5CDD505-2E9C-101B-9397-08002B2CF9AE}" pid="527" name="Polarion Field Info.524">
    <vt:lpwstr>not:WorkItem/task/open.constraintType</vt:lpwstr>
  </property>
  <property fmtid="{D5CDD505-2E9C-101B-9397-08002B2CF9AE}" pid="528" name="Polarion Field Info.525">
    <vt:lpwstr>not:WorkItem/task/open.constraintDate</vt:lpwstr>
  </property>
  <property fmtid="{D5CDD505-2E9C-101B-9397-08002B2CF9AE}" pid="529" name="Polarion Field Info.526">
    <vt:lpwstr>not:WorkItem/task/inprogress.startDate</vt:lpwstr>
  </property>
  <property fmtid="{D5CDD505-2E9C-101B-9397-08002B2CF9AE}" pid="530" name="Polarion Field Info.527">
    <vt:lpwstr>not:WorkItem/task/inprogress.duration</vt:lpwstr>
  </property>
  <property fmtid="{D5CDD505-2E9C-101B-9397-08002B2CF9AE}" pid="531" name="Polarion Field Info.528">
    <vt:lpwstr>not:WorkItem/task/inprogress.constraintType</vt:lpwstr>
  </property>
  <property fmtid="{D5CDD505-2E9C-101B-9397-08002B2CF9AE}" pid="532" name="Polarion Field Info.529">
    <vt:lpwstr>not:WorkItem/task/inprogress.constraintDate</vt:lpwstr>
  </property>
  <property fmtid="{D5CDD505-2E9C-101B-9397-08002B2CF9AE}" pid="533" name="Polarion Field Info.530">
    <vt:lpwstr>not:WorkItem/task/reopened.startDate</vt:lpwstr>
  </property>
  <property fmtid="{D5CDD505-2E9C-101B-9397-08002B2CF9AE}" pid="534" name="Polarion Field Info.531">
    <vt:lpwstr>not:WorkItem/task/reopened.duration</vt:lpwstr>
  </property>
  <property fmtid="{D5CDD505-2E9C-101B-9397-08002B2CF9AE}" pid="535" name="Polarion Field Info.532">
    <vt:lpwstr>not:WorkItem/task/reopened.constraintType</vt:lpwstr>
  </property>
  <property fmtid="{D5CDD505-2E9C-101B-9397-08002B2CF9AE}" pid="536" name="Polarion Field Info.533">
    <vt:lpwstr>not:WorkItem/task/reopened.constraintDate</vt:lpwstr>
  </property>
  <property fmtid="{D5CDD505-2E9C-101B-9397-08002B2CF9AE}" pid="537" name="Polarion Field Info.534">
    <vt:lpwstr>not:WorkItem/task/done.startDate</vt:lpwstr>
  </property>
  <property fmtid="{D5CDD505-2E9C-101B-9397-08002B2CF9AE}" pid="538" name="Polarion Field Info.535">
    <vt:lpwstr>not:WorkItem/task/done.duration</vt:lpwstr>
  </property>
  <property fmtid="{D5CDD505-2E9C-101B-9397-08002B2CF9AE}" pid="539" name="Polarion Field Info.536">
    <vt:lpwstr>not:WorkItem/task/done.constraintType</vt:lpwstr>
  </property>
  <property fmtid="{D5CDD505-2E9C-101B-9397-08002B2CF9AE}" pid="540" name="Polarion Field Info.537">
    <vt:lpwstr>not:WorkItem/task/done.constraintDate</vt:lpwstr>
  </property>
  <property fmtid="{D5CDD505-2E9C-101B-9397-08002B2CF9AE}" pid="541" name="Polarion Field Info.538">
    <vt:lpwstr>not:WorkItem/task/verified.startDate</vt:lpwstr>
  </property>
  <property fmtid="{D5CDD505-2E9C-101B-9397-08002B2CF9AE}" pid="542" name="Polarion Field Info.539">
    <vt:lpwstr>not:WorkItem/task/verified.duration</vt:lpwstr>
  </property>
  <property fmtid="{D5CDD505-2E9C-101B-9397-08002B2CF9AE}" pid="543" name="Polarion Field Info.540">
    <vt:lpwstr>not:WorkItem/task/verified.constraintType</vt:lpwstr>
  </property>
  <property fmtid="{D5CDD505-2E9C-101B-9397-08002B2CF9AE}" pid="544" name="Polarion Field Info.541">
    <vt:lpwstr>not:WorkItem/task/verified.constraintDate</vt:lpwstr>
  </property>
  <property fmtid="{D5CDD505-2E9C-101B-9397-08002B2CF9AE}" pid="545" name="Polarion Field Info.542">
    <vt:lpwstr>not:WorkItem/task/rejected.startDate</vt:lpwstr>
  </property>
  <property fmtid="{D5CDD505-2E9C-101B-9397-08002B2CF9AE}" pid="546" name="Polarion Field Info.543">
    <vt:lpwstr>not:WorkItem/task/rejected.duration</vt:lpwstr>
  </property>
  <property fmtid="{D5CDD505-2E9C-101B-9397-08002B2CF9AE}" pid="547" name="Polarion Field Info.544">
    <vt:lpwstr>not:WorkItem/task/rejected.constraintType</vt:lpwstr>
  </property>
  <property fmtid="{D5CDD505-2E9C-101B-9397-08002B2CF9AE}" pid="548" name="Polarion Field Info.545">
    <vt:lpwstr>not:WorkItem/task/rejected.constraintDate</vt:lpwstr>
  </property>
  <property fmtid="{D5CDD505-2E9C-101B-9397-08002B2CF9AE}" pid="549" name="Polarion Field Info.546">
    <vt:lpwstr>not:WorkItem/workpackage/open.startDate</vt:lpwstr>
  </property>
  <property fmtid="{D5CDD505-2E9C-101B-9397-08002B2CF9AE}" pid="550" name="Polarion Field Info.547">
    <vt:lpwstr>not:WorkItem/workpackage/open.duration</vt:lpwstr>
  </property>
  <property fmtid="{D5CDD505-2E9C-101B-9397-08002B2CF9AE}" pid="551" name="Polarion Field Info.548">
    <vt:lpwstr>not:WorkItem/workpackage/open.constraintType</vt:lpwstr>
  </property>
  <property fmtid="{D5CDD505-2E9C-101B-9397-08002B2CF9AE}" pid="552" name="Polarion Field Info.549">
    <vt:lpwstr>not:WorkItem/workpackage/open.constraintDate</vt:lpwstr>
  </property>
  <property fmtid="{D5CDD505-2E9C-101B-9397-08002B2CF9AE}" pid="553" name="Polarion Field Info.550">
    <vt:lpwstr>not:WorkItem/workpackage/inprogress.startDate</vt:lpwstr>
  </property>
  <property fmtid="{D5CDD505-2E9C-101B-9397-08002B2CF9AE}" pid="554" name="Polarion Field Info.551">
    <vt:lpwstr>not:WorkItem/workpackage/inprogress.duration</vt:lpwstr>
  </property>
  <property fmtid="{D5CDD505-2E9C-101B-9397-08002B2CF9AE}" pid="555" name="Polarion Field Info.552">
    <vt:lpwstr>not:WorkItem/workpackage/inprogress.constraintType</vt:lpwstr>
  </property>
  <property fmtid="{D5CDD505-2E9C-101B-9397-08002B2CF9AE}" pid="556" name="Polarion Field Info.553">
    <vt:lpwstr>not:WorkItem/workpackage/inprogress.constraintDate</vt:lpwstr>
  </property>
  <property fmtid="{D5CDD505-2E9C-101B-9397-08002B2CF9AE}" pid="557" name="Polarion Field Info.554">
    <vt:lpwstr>not:WorkItem/workpackage/reopened.startDate</vt:lpwstr>
  </property>
  <property fmtid="{D5CDD505-2E9C-101B-9397-08002B2CF9AE}" pid="558" name="Polarion Field Info.555">
    <vt:lpwstr>not:WorkItem/workpackage/reopened.duration</vt:lpwstr>
  </property>
  <property fmtid="{D5CDD505-2E9C-101B-9397-08002B2CF9AE}" pid="559" name="Polarion Field Info.556">
    <vt:lpwstr>not:WorkItem/workpackage/reopened.constraintType</vt:lpwstr>
  </property>
  <property fmtid="{D5CDD505-2E9C-101B-9397-08002B2CF9AE}" pid="560" name="Polarion Field Info.557">
    <vt:lpwstr>not:WorkItem/workpackage/reopened.constraintDate</vt:lpwstr>
  </property>
  <property fmtid="{D5CDD505-2E9C-101B-9397-08002B2CF9AE}" pid="561" name="Polarion Field Info.558">
    <vt:lpwstr>not:WorkItem/workpackage/done.startDate</vt:lpwstr>
  </property>
  <property fmtid="{D5CDD505-2E9C-101B-9397-08002B2CF9AE}" pid="562" name="Polarion Field Info.559">
    <vt:lpwstr>not:WorkItem/workpackage/done.duration</vt:lpwstr>
  </property>
  <property fmtid="{D5CDD505-2E9C-101B-9397-08002B2CF9AE}" pid="563" name="Polarion Field Info.560">
    <vt:lpwstr>not:WorkItem/workpackage/done.constraintType</vt:lpwstr>
  </property>
  <property fmtid="{D5CDD505-2E9C-101B-9397-08002B2CF9AE}" pid="564" name="Polarion Field Info.561">
    <vt:lpwstr>not:WorkItem/workpackage/done.constraintDate</vt:lpwstr>
  </property>
  <property fmtid="{D5CDD505-2E9C-101B-9397-08002B2CF9AE}" pid="565" name="Polarion Field Info.562">
    <vt:lpwstr>not:WorkItem/workpackage/verified.startDate</vt:lpwstr>
  </property>
  <property fmtid="{D5CDD505-2E9C-101B-9397-08002B2CF9AE}" pid="566" name="Polarion Field Info.563">
    <vt:lpwstr>not:WorkItem/workpackage/verified.duration</vt:lpwstr>
  </property>
  <property fmtid="{D5CDD505-2E9C-101B-9397-08002B2CF9AE}" pid="567" name="Polarion Field Info.564">
    <vt:lpwstr>not:WorkItem/workpackage/verified.constraintType</vt:lpwstr>
  </property>
  <property fmtid="{D5CDD505-2E9C-101B-9397-08002B2CF9AE}" pid="568" name="Polarion Field Info.565">
    <vt:lpwstr>not:WorkItem/workpackage/verified.constraintDate</vt:lpwstr>
  </property>
  <property fmtid="{D5CDD505-2E9C-101B-9397-08002B2CF9AE}" pid="569" name="Polarion Field Info.566">
    <vt:lpwstr>not:WorkItem/workpackage/rejected.startDate</vt:lpwstr>
  </property>
  <property fmtid="{D5CDD505-2E9C-101B-9397-08002B2CF9AE}" pid="570" name="Polarion Field Info.567">
    <vt:lpwstr>not:WorkItem/workpackage/rejected.duration</vt:lpwstr>
  </property>
  <property fmtid="{D5CDD505-2E9C-101B-9397-08002B2CF9AE}" pid="571" name="Polarion Field Info.568">
    <vt:lpwstr>not:WorkItem/workpackage/rejected.constraintType</vt:lpwstr>
  </property>
  <property fmtid="{D5CDD505-2E9C-101B-9397-08002B2CF9AE}" pid="572" name="Polarion Field Info.569">
    <vt:lpwstr>not:WorkItem/workpackage/rejected.constraintDate</vt:lpwstr>
  </property>
  <property fmtid="{D5CDD505-2E9C-101B-9397-08002B2CF9AE}" pid="573" name="MSIP_Label_31a97dba-4a48-4678-b18f-3391b0053218_Enabled">
    <vt:lpwstr>true</vt:lpwstr>
  </property>
  <property fmtid="{D5CDD505-2E9C-101B-9397-08002B2CF9AE}" pid="574" name="MSIP_Label_31a97dba-4a48-4678-b18f-3391b0053218_SetDate">
    <vt:lpwstr>2026-01-12T11:46:20Z</vt:lpwstr>
  </property>
  <property fmtid="{D5CDD505-2E9C-101B-9397-08002B2CF9AE}" pid="575" name="MSIP_Label_31a97dba-4a48-4678-b18f-3391b0053218_Method">
    <vt:lpwstr>Standard</vt:lpwstr>
  </property>
  <property fmtid="{D5CDD505-2E9C-101B-9397-08002B2CF9AE}" pid="576" name="MSIP_Label_31a97dba-4a48-4678-b18f-3391b0053218_Name">
    <vt:lpwstr>MAHLE internal restricted (CL2)</vt:lpwstr>
  </property>
  <property fmtid="{D5CDD505-2E9C-101B-9397-08002B2CF9AE}" pid="577" name="MSIP_Label_31a97dba-4a48-4678-b18f-3391b0053218_SiteId">
    <vt:lpwstr>e396b7c6-05f6-47d7-bef7-e89a9de9fd6c</vt:lpwstr>
  </property>
  <property fmtid="{D5CDD505-2E9C-101B-9397-08002B2CF9AE}" pid="578" name="MSIP_Label_31a97dba-4a48-4678-b18f-3391b0053218_ActionId">
    <vt:lpwstr>dc6436d4-5291-478c-9382-189e5111f9d0</vt:lpwstr>
  </property>
  <property fmtid="{D5CDD505-2E9C-101B-9397-08002B2CF9AE}" pid="579" name="MSIP_Label_31a97dba-4a48-4678-b18f-3391b0053218_ContentBits">
    <vt:lpwstr>2</vt:lpwstr>
  </property>
  <property fmtid="{D5CDD505-2E9C-101B-9397-08002B2CF9AE}" pid="580" name="MSIP_Label_31a97dba-4a48-4678-b18f-3391b0053218_Tag">
    <vt:lpwstr>10, 3, 0, 1</vt:lpwstr>
  </property>
</Properties>
</file>